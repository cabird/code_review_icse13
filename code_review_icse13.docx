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CD975B3" w14:textId="5A3E00EF" w:rsidR="000148AD" w:rsidRDefault="00C44ED4" w:rsidP="000148AD">
      <w:pPr>
        <w:pStyle w:val="papertitle"/>
      </w:pPr>
      <w:r>
        <w:t>Expectations, Outcomes, and</w:t>
      </w:r>
      <w:r w:rsidR="00562EAE">
        <w:t xml:space="preserve"> </w:t>
      </w:r>
      <w:r w:rsidR="000148AD">
        <w:t>Challenges</w:t>
      </w:r>
    </w:p>
    <w:p w14:paraId="596B3DCD" w14:textId="793602AC" w:rsidR="00537F1D" w:rsidRDefault="009D5271">
      <w:pPr>
        <w:pStyle w:val="papertitle"/>
      </w:pPr>
      <w:r>
        <w:t>Of</w:t>
      </w:r>
      <w:r w:rsidR="00562EAE">
        <w:t xml:space="preserve"> Modern Code Review</w:t>
      </w:r>
    </w:p>
    <w:p w14:paraId="022EC9B4" w14:textId="3542350B" w:rsidR="00537F1D" w:rsidRDefault="00537F1D" w:rsidP="0087644E">
      <w:pPr>
        <w:pStyle w:val="papersubtitle"/>
        <w:sectPr w:rsidR="00537F1D">
          <w:pgSz w:w="12240" w:h="15840"/>
          <w:pgMar w:top="1080" w:right="893" w:bottom="1440" w:left="893" w:header="720" w:footer="720" w:gutter="0"/>
          <w:cols w:space="720"/>
          <w:docGrid w:linePitch="360"/>
        </w:sectPr>
      </w:pPr>
    </w:p>
    <w:p w14:paraId="57FCA4E7" w14:textId="57FAC477" w:rsidR="00537F1D" w:rsidRDefault="009C06D9" w:rsidP="005109B5">
      <w:pPr>
        <w:pStyle w:val="Author"/>
        <w:spacing w:before="0"/>
        <w:rPr>
          <w:rFonts w:eastAsia="Times New Roman"/>
        </w:rPr>
      </w:pPr>
      <w:r>
        <w:lastRenderedPageBreak/>
        <w:t>Alberto Bacchelli</w:t>
      </w:r>
    </w:p>
    <w:p w14:paraId="124F19B3" w14:textId="73B20DA3" w:rsidR="00537F1D" w:rsidRDefault="00C44ED4">
      <w:pPr>
        <w:pStyle w:val="Affiliation"/>
        <w:rPr>
          <w:rFonts w:eastAsia="Times New Roman"/>
        </w:rPr>
      </w:pPr>
      <w:r>
        <w:rPr>
          <w:rFonts w:eastAsia="Times New Roman"/>
        </w:rPr>
        <w:t>REVEAL @ Faculty of Informatics</w:t>
      </w:r>
    </w:p>
    <w:p w14:paraId="7F99A218" w14:textId="161608EC" w:rsidR="00537F1D" w:rsidRDefault="00C44ED4">
      <w:pPr>
        <w:pStyle w:val="Affiliation"/>
      </w:pPr>
      <w:r>
        <w:rPr>
          <w:iCs/>
        </w:rPr>
        <w:t xml:space="preserve">University of </w:t>
      </w:r>
      <w:proofErr w:type="spellStart"/>
      <w:r>
        <w:rPr>
          <w:iCs/>
        </w:rPr>
        <w:t>Lugano</w:t>
      </w:r>
      <w:proofErr w:type="spellEnd"/>
      <w:r w:rsidR="005F6FE5">
        <w:rPr>
          <w:iCs/>
        </w:rPr>
        <w:t>, Switzerland</w:t>
      </w:r>
    </w:p>
    <w:p w14:paraId="4E29BA99" w14:textId="02E2B532" w:rsidR="005F6FE5" w:rsidRDefault="005F6FE5">
      <w:pPr>
        <w:pStyle w:val="Affiliation"/>
      </w:pPr>
      <w:r>
        <w:t>alberto.bacchelli@usi.ch</w:t>
      </w:r>
    </w:p>
    <w:p w14:paraId="2F389EF7" w14:textId="1749661B" w:rsidR="00537F1D" w:rsidRDefault="00C44ED4" w:rsidP="005109B5">
      <w:pPr>
        <w:pStyle w:val="Author"/>
        <w:spacing w:before="0"/>
        <w:rPr>
          <w:rFonts w:eastAsia="Times New Roman"/>
        </w:rPr>
      </w:pPr>
      <w:r>
        <w:lastRenderedPageBreak/>
        <w:t>Christian Bird</w:t>
      </w:r>
    </w:p>
    <w:p w14:paraId="2A37327D" w14:textId="21A7BD01" w:rsidR="00537F1D" w:rsidRDefault="00C44ED4">
      <w:pPr>
        <w:pStyle w:val="Affiliation"/>
        <w:ind w:right="-138"/>
        <w:rPr>
          <w:rFonts w:eastAsia="Times New Roman"/>
        </w:rPr>
      </w:pPr>
      <w:r>
        <w:rPr>
          <w:rFonts w:eastAsia="Times New Roman"/>
        </w:rPr>
        <w:t>Microsoft Research</w:t>
      </w:r>
    </w:p>
    <w:p w14:paraId="2298A733" w14:textId="67F23F6A" w:rsidR="00537F1D" w:rsidRDefault="005F6FE5">
      <w:pPr>
        <w:pStyle w:val="Affiliation"/>
      </w:pPr>
      <w:r>
        <w:rPr>
          <w:rFonts w:eastAsia="Times New Roman"/>
        </w:rPr>
        <w:t>Redmond, Washington, USA</w:t>
      </w:r>
    </w:p>
    <w:p w14:paraId="6F6A2F38" w14:textId="1A2EAC8F" w:rsidR="00537F1D" w:rsidRDefault="005F6FE5">
      <w:pPr>
        <w:pStyle w:val="Affiliation"/>
        <w:sectPr w:rsidR="00537F1D">
          <w:type w:val="continuous"/>
          <w:pgSz w:w="12240" w:h="15840"/>
          <w:pgMar w:top="1080" w:right="893" w:bottom="1440" w:left="893" w:header="720" w:footer="720" w:gutter="0"/>
          <w:cols w:num="2" w:space="566" w:equalWidth="0">
            <w:col w:w="4855" w:space="566"/>
            <w:col w:w="5033"/>
          </w:cols>
          <w:docGrid w:linePitch="360"/>
        </w:sectPr>
      </w:pPr>
      <w:r>
        <w:t>cbird@microsoft.com</w:t>
      </w:r>
    </w:p>
    <w:p w14:paraId="57A266C3" w14:textId="77777777" w:rsidR="00537F1D" w:rsidRDefault="00537F1D" w:rsidP="005109B5">
      <w:pPr>
        <w:pStyle w:val="Affiliation"/>
        <w:jc w:val="both"/>
      </w:pPr>
    </w:p>
    <w:p w14:paraId="0C4D2494" w14:textId="77777777" w:rsidR="00537F1D" w:rsidRDefault="00537F1D"/>
    <w:p w14:paraId="0680FE29" w14:textId="77777777" w:rsidR="00537F1D" w:rsidRDefault="00537F1D">
      <w:pPr>
        <w:sectPr w:rsidR="00537F1D">
          <w:type w:val="continuous"/>
          <w:pgSz w:w="12240" w:h="15840"/>
          <w:pgMar w:top="1080" w:right="893" w:bottom="1440" w:left="893" w:header="720" w:footer="720" w:gutter="0"/>
          <w:cols w:space="720"/>
          <w:docGrid w:linePitch="360"/>
        </w:sectPr>
      </w:pPr>
    </w:p>
    <w:p w14:paraId="551B6E61" w14:textId="57663BF7" w:rsidR="006B0D19" w:rsidRDefault="00537F1D" w:rsidP="6159E4C2">
      <w:pPr>
        <w:pStyle w:val="Abstract"/>
        <w:rPr>
          <w:rFonts w:eastAsia="Times New Roman"/>
        </w:rPr>
      </w:pPr>
      <w:r>
        <w:rPr>
          <w:i/>
          <w:iCs/>
        </w:rPr>
        <w:lastRenderedPageBreak/>
        <w:t>Abstract</w:t>
      </w:r>
      <w:r>
        <w:rPr>
          <w:rFonts w:eastAsia="Times New Roman"/>
        </w:rPr>
        <w:t>—</w:t>
      </w:r>
      <w:r w:rsidR="006B0D19" w:rsidRPr="006B0D19">
        <w:rPr>
          <w:rFonts w:eastAsia="Times New Roman"/>
        </w:rPr>
        <w:t xml:space="preserve">Code review is a common software engineering practice employed both in open source and industrial contexts.  Review today is less formal and more "lightweight" than the code inspections performed and studied in the 70s and 80s. We empirically explore the motivations, challenges, and outcomes of tool-based code reviews. We observed, interviewed, and surveyed developers and managers and manually classified hundreds of review comments across </w:t>
      </w:r>
      <w:r w:rsidR="006B0D19">
        <w:rPr>
          <w:rFonts w:eastAsia="Times New Roman"/>
        </w:rPr>
        <w:t xml:space="preserve">diverse teams at </w:t>
      </w:r>
      <w:r w:rsidR="006B0D19" w:rsidRPr="006B0D19">
        <w:rPr>
          <w:rFonts w:eastAsia="Times New Roman"/>
        </w:rPr>
        <w:t xml:space="preserve">Microsoft. Our study reveals that while finding defects remains the main motivation for review, reviews are less about defects than expected and instead provide additional benefits such as knowledge transfer, increased team awareness, and creation of alternative solutions to problems. Moreover, we find that code and change understanding is the key aspect of code reviewing and that developers employ a wide range of mechanisms to meet their understanding needs, most of which are not met by current tools. </w:t>
      </w:r>
      <w:r w:rsidR="006B0D19">
        <w:rPr>
          <w:rFonts w:eastAsia="Times New Roman"/>
        </w:rPr>
        <w:t>We provide recommendations</w:t>
      </w:r>
      <w:r w:rsidR="006B0D19" w:rsidRPr="006B0D19">
        <w:rPr>
          <w:rFonts w:eastAsia="Times New Roman"/>
        </w:rPr>
        <w:t xml:space="preserve"> for practitioners and researchers.</w:t>
      </w:r>
    </w:p>
    <w:p w14:paraId="651E1800" w14:textId="1F1CA3C7" w:rsidR="00A877E8" w:rsidRDefault="00814E73" w:rsidP="00A877E8">
      <w:pPr>
        <w:pStyle w:val="Heading1"/>
      </w:pPr>
      <w:r>
        <w:t>Introduction</w:t>
      </w:r>
    </w:p>
    <w:p w14:paraId="2DDA82E4" w14:textId="63A48032" w:rsidR="007B3854" w:rsidRDefault="000E0413" w:rsidP="00114FBE">
      <w:pPr>
        <w:pStyle w:val="BodyText"/>
        <w:rPr>
          <w:lang w:eastAsia="en-US"/>
        </w:rPr>
      </w:pPr>
      <w:r>
        <w:rPr>
          <w:lang w:eastAsia="en-US"/>
        </w:rPr>
        <w:t>Peer code review</w:t>
      </w:r>
      <w:r w:rsidR="00CC2F84">
        <w:rPr>
          <w:lang w:eastAsia="en-US"/>
        </w:rPr>
        <w:t>,</w:t>
      </w:r>
      <w:r>
        <w:rPr>
          <w:lang w:eastAsia="en-US"/>
        </w:rPr>
        <w:t xml:space="preserve"> a manual inspection of source code </w:t>
      </w:r>
      <w:r w:rsidR="00A07251">
        <w:rPr>
          <w:lang w:eastAsia="en-US"/>
        </w:rPr>
        <w:t xml:space="preserve">by developers </w:t>
      </w:r>
      <w:r>
        <w:rPr>
          <w:lang w:eastAsia="en-US"/>
        </w:rPr>
        <w:t>other than the author</w:t>
      </w:r>
      <w:r w:rsidR="00CC2F84">
        <w:rPr>
          <w:lang w:eastAsia="en-US"/>
        </w:rPr>
        <w:t>,</w:t>
      </w:r>
      <w:r w:rsidR="00A07251">
        <w:rPr>
          <w:lang w:eastAsia="en-US"/>
        </w:rPr>
        <w:t xml:space="preserve"> is recognized as a valuable tool for reducing software defects and improving the quality of software </w:t>
      </w:r>
      <w:r w:rsidR="00707534">
        <w:rPr>
          <w:lang w:eastAsia="en-US"/>
        </w:rPr>
        <w:t>project</w:t>
      </w:r>
      <w:r w:rsidR="00424777">
        <w:rPr>
          <w:lang w:eastAsia="en-US"/>
        </w:rPr>
        <w:t>s</w:t>
      </w:r>
      <w:sdt>
        <w:sdtPr>
          <w:rPr>
            <w:lang w:eastAsia="en-US"/>
          </w:rPr>
          <w:id w:val="-1117512897"/>
          <w:citation/>
        </w:sdtPr>
        <w:sdtEndPr/>
        <w:sdtContent>
          <w:r w:rsidR="00611C0D">
            <w:rPr>
              <w:lang w:eastAsia="en-US"/>
            </w:rPr>
            <w:fldChar w:fldCharType="begin"/>
          </w:r>
          <w:r w:rsidR="00611C0D">
            <w:rPr>
              <w:lang w:eastAsia="en-US"/>
            </w:rPr>
            <w:instrText xml:space="preserve"> CITATION Ackerman:1984:SII:3541.3543 \l 1033 </w:instrText>
          </w:r>
          <w:r w:rsidR="00611C0D">
            <w:rPr>
              <w:lang w:eastAsia="en-US"/>
            </w:rPr>
            <w:fldChar w:fldCharType="separate"/>
          </w:r>
          <w:r w:rsidR="00D1755B">
            <w:rPr>
              <w:noProof/>
              <w:lang w:eastAsia="en-US"/>
            </w:rPr>
            <w:t xml:space="preserve"> (Ackerman, Fowler and Ebenau 1984)</w:t>
          </w:r>
          <w:r w:rsidR="00611C0D">
            <w:rPr>
              <w:lang w:eastAsia="en-US"/>
            </w:rPr>
            <w:fldChar w:fldCharType="end"/>
          </w:r>
        </w:sdtContent>
      </w:sdt>
      <w:sdt>
        <w:sdtPr>
          <w:rPr>
            <w:lang w:eastAsia="en-US"/>
          </w:rPr>
          <w:id w:val="288716671"/>
          <w:citation/>
        </w:sdtPr>
        <w:sdtEndPr/>
        <w:sdtContent>
          <w:r w:rsidR="00611C0D">
            <w:rPr>
              <w:lang w:eastAsia="en-US"/>
            </w:rPr>
            <w:fldChar w:fldCharType="begin"/>
          </w:r>
          <w:r w:rsidR="00611C0D">
            <w:rPr>
              <w:lang w:eastAsia="en-US"/>
            </w:rPr>
            <w:instrText xml:space="preserve"> CITATION Ack89 \l 1033 </w:instrText>
          </w:r>
          <w:r w:rsidR="00611C0D">
            <w:rPr>
              <w:lang w:eastAsia="en-US"/>
            </w:rPr>
            <w:fldChar w:fldCharType="separate"/>
          </w:r>
          <w:r w:rsidR="00D1755B">
            <w:rPr>
              <w:noProof/>
              <w:lang w:eastAsia="en-US"/>
            </w:rPr>
            <w:t xml:space="preserve"> (Ackerman, Buchwald and Lewski 1989)</w:t>
          </w:r>
          <w:r w:rsidR="00611C0D">
            <w:rPr>
              <w:lang w:eastAsia="en-US"/>
            </w:rPr>
            <w:fldChar w:fldCharType="end"/>
          </w:r>
        </w:sdtContent>
      </w:sdt>
      <w:r w:rsidR="00A07251">
        <w:rPr>
          <w:lang w:eastAsia="en-US"/>
        </w:rPr>
        <w:t xml:space="preserve">. </w:t>
      </w:r>
      <w:r w:rsidR="006232C3">
        <w:rPr>
          <w:lang w:eastAsia="en-US"/>
        </w:rPr>
        <w:t>In 1976</w:t>
      </w:r>
      <w:r w:rsidR="00365CDB">
        <w:rPr>
          <w:lang w:eastAsia="en-US"/>
        </w:rPr>
        <w:t>, Fagan</w:t>
      </w:r>
      <w:r w:rsidR="0065152B">
        <w:rPr>
          <w:lang w:eastAsia="en-US"/>
        </w:rPr>
        <w:t xml:space="preserve"> formalized a highly structured process for code reviewing</w:t>
      </w:r>
      <w:r w:rsidR="0065152B" w:rsidRPr="0065152B">
        <w:rPr>
          <w:lang w:eastAsia="en-US"/>
        </w:rPr>
        <w:t xml:space="preserve"> </w:t>
      </w:r>
      <w:sdt>
        <w:sdtPr>
          <w:rPr>
            <w:lang w:eastAsia="en-US"/>
          </w:rPr>
          <w:id w:val="1063535280"/>
          <w:citation/>
        </w:sdtPr>
        <w:sdtEndPr/>
        <w:sdtContent>
          <w:r w:rsidR="0065152B">
            <w:rPr>
              <w:lang w:eastAsia="en-US"/>
            </w:rPr>
            <w:fldChar w:fldCharType="begin"/>
          </w:r>
          <w:r w:rsidR="008034E3">
            <w:rPr>
              <w:lang w:eastAsia="en-US"/>
            </w:rPr>
            <w:instrText xml:space="preserve">CITATION Fag76 \l 1033 </w:instrText>
          </w:r>
          <w:r w:rsidR="0065152B">
            <w:rPr>
              <w:lang w:eastAsia="en-US"/>
            </w:rPr>
            <w:fldChar w:fldCharType="separate"/>
          </w:r>
          <w:r w:rsidR="00D1755B">
            <w:rPr>
              <w:noProof/>
              <w:lang w:eastAsia="en-US"/>
            </w:rPr>
            <w:t>(Fagan 1976)</w:t>
          </w:r>
          <w:r w:rsidR="0065152B">
            <w:rPr>
              <w:lang w:eastAsia="en-US"/>
            </w:rPr>
            <w:fldChar w:fldCharType="end"/>
          </w:r>
        </w:sdtContent>
      </w:sdt>
      <w:r w:rsidR="0065152B">
        <w:rPr>
          <w:lang w:eastAsia="en-US"/>
        </w:rPr>
        <w:t xml:space="preserve">, </w:t>
      </w:r>
      <w:r w:rsidR="00365CDB">
        <w:rPr>
          <w:lang w:eastAsia="en-US"/>
        </w:rPr>
        <w:t>based on line-by-line group reviews, done in extended meetings</w:t>
      </w:r>
      <w:r w:rsidR="0065152B">
        <w:rPr>
          <w:lang w:eastAsia="en-US"/>
        </w:rPr>
        <w:t>—</w:t>
      </w:r>
      <w:r w:rsidR="0065152B" w:rsidRPr="00513CEE">
        <w:rPr>
          <w:i/>
          <w:lang w:eastAsia="en-US"/>
        </w:rPr>
        <w:t>code inspections</w:t>
      </w:r>
      <w:r w:rsidR="00365CDB">
        <w:rPr>
          <w:lang w:eastAsia="en-US"/>
        </w:rPr>
        <w:t>.</w:t>
      </w:r>
      <w:r w:rsidR="00513CEE">
        <w:rPr>
          <w:lang w:eastAsia="en-US"/>
        </w:rPr>
        <w:t xml:space="preserve"> </w:t>
      </w:r>
      <w:r w:rsidR="00BF676C">
        <w:rPr>
          <w:lang w:eastAsia="en-US"/>
        </w:rPr>
        <w:t>Over</w:t>
      </w:r>
      <w:r w:rsidR="002E41E7">
        <w:rPr>
          <w:lang w:eastAsia="en-US"/>
        </w:rPr>
        <w:t xml:space="preserve"> the years,</w:t>
      </w:r>
      <w:r w:rsidR="00365CDB">
        <w:rPr>
          <w:lang w:eastAsia="en-US"/>
        </w:rPr>
        <w:t xml:space="preserve"> researchers </w:t>
      </w:r>
      <w:r w:rsidR="00365CDB" w:rsidRPr="7556B967">
        <w:rPr>
          <w:lang w:eastAsia="en-US"/>
        </w:rPr>
        <w:t xml:space="preserve">provided evidence on </w:t>
      </w:r>
      <w:r w:rsidR="0065152B">
        <w:rPr>
          <w:lang w:eastAsia="en-US"/>
        </w:rPr>
        <w:t>code inspection’s</w:t>
      </w:r>
      <w:r w:rsidR="00365CDB">
        <w:rPr>
          <w:lang w:eastAsia="en-US"/>
        </w:rPr>
        <w:t xml:space="preserve"> benefits</w:t>
      </w:r>
      <w:r w:rsidR="00BF676C">
        <w:rPr>
          <w:lang w:eastAsia="en-US"/>
        </w:rPr>
        <w:t xml:space="preserve">, </w:t>
      </w:r>
      <w:r w:rsidR="00365CDB" w:rsidRPr="7556B967">
        <w:rPr>
          <w:lang w:eastAsia="en-US"/>
        </w:rPr>
        <w:t xml:space="preserve">especially in terms of </w:t>
      </w:r>
      <w:r w:rsidR="00BF676C">
        <w:rPr>
          <w:lang w:eastAsia="en-US"/>
        </w:rPr>
        <w:t>defect</w:t>
      </w:r>
      <w:r w:rsidR="00BF676C" w:rsidRPr="7556B967">
        <w:rPr>
          <w:lang w:eastAsia="en-US"/>
        </w:rPr>
        <w:t xml:space="preserve"> </w:t>
      </w:r>
      <w:r w:rsidR="00365CDB" w:rsidRPr="7556B967">
        <w:rPr>
          <w:lang w:eastAsia="en-US"/>
        </w:rPr>
        <w:t>finding</w:t>
      </w:r>
      <w:r w:rsidR="00BF676C">
        <w:rPr>
          <w:lang w:eastAsia="en-US"/>
        </w:rPr>
        <w:t xml:space="preserve">, but </w:t>
      </w:r>
      <w:r w:rsidR="00365CDB">
        <w:rPr>
          <w:lang w:eastAsia="en-US"/>
        </w:rPr>
        <w:t xml:space="preserve">the cumbersome, time-consuming, and </w:t>
      </w:r>
      <w:r w:rsidR="00365CDB" w:rsidRPr="7556B967">
        <w:rPr>
          <w:lang w:eastAsia="en-US"/>
        </w:rPr>
        <w:t xml:space="preserve">synchronous nature of </w:t>
      </w:r>
      <w:r w:rsidR="00D234A8">
        <w:rPr>
          <w:lang w:eastAsia="en-US"/>
        </w:rPr>
        <w:t xml:space="preserve">this </w:t>
      </w:r>
      <w:r w:rsidR="00B923E6">
        <w:rPr>
          <w:lang w:eastAsia="en-US"/>
        </w:rPr>
        <w:t>approach</w:t>
      </w:r>
      <w:r w:rsidR="00926980">
        <w:rPr>
          <w:lang w:eastAsia="en-US"/>
        </w:rPr>
        <w:t xml:space="preserve"> </w:t>
      </w:r>
      <w:r w:rsidR="00BF676C">
        <w:rPr>
          <w:lang w:eastAsia="en-US"/>
        </w:rPr>
        <w:t>hinders</w:t>
      </w:r>
      <w:r w:rsidR="00365CDB">
        <w:rPr>
          <w:lang w:eastAsia="en-US"/>
        </w:rPr>
        <w:t xml:space="preserve"> </w:t>
      </w:r>
      <w:r w:rsidR="005928E1">
        <w:rPr>
          <w:lang w:eastAsia="en-US"/>
        </w:rPr>
        <w:t xml:space="preserve">its </w:t>
      </w:r>
      <w:r w:rsidR="00FC3773">
        <w:rPr>
          <w:lang w:eastAsia="en-US"/>
        </w:rPr>
        <w:t xml:space="preserve">universal </w:t>
      </w:r>
      <w:r w:rsidR="00365CDB">
        <w:rPr>
          <w:lang w:eastAsia="en-US"/>
        </w:rPr>
        <w:t>adoption in practice</w:t>
      </w:r>
      <w:sdt>
        <w:sdtPr>
          <w:rPr>
            <w:lang w:eastAsia="en-US"/>
          </w:rPr>
          <w:id w:val="580639721"/>
          <w:citation/>
        </w:sdtPr>
        <w:sdtEndPr/>
        <w:sdtContent>
          <w:r w:rsidR="00365CDB">
            <w:rPr>
              <w:lang w:eastAsia="en-US"/>
            </w:rPr>
            <w:fldChar w:fldCharType="begin"/>
          </w:r>
          <w:r w:rsidR="00365CDB">
            <w:rPr>
              <w:lang w:eastAsia="en-US"/>
            </w:rPr>
            <w:instrText xml:space="preserve"> CITATION Shu08 \l 1033 </w:instrText>
          </w:r>
          <w:r w:rsidR="00365CDB">
            <w:rPr>
              <w:lang w:eastAsia="en-US"/>
            </w:rPr>
            <w:fldChar w:fldCharType="separate"/>
          </w:r>
          <w:r w:rsidR="00D1755B">
            <w:rPr>
              <w:noProof/>
              <w:lang w:eastAsia="en-US"/>
            </w:rPr>
            <w:t xml:space="preserve"> (Shull 2008)</w:t>
          </w:r>
          <w:r w:rsidR="00365CDB">
            <w:rPr>
              <w:lang w:eastAsia="en-US"/>
            </w:rPr>
            <w:fldChar w:fldCharType="end"/>
          </w:r>
        </w:sdtContent>
      </w:sdt>
      <w:r w:rsidR="00365CDB" w:rsidRPr="7556B967">
        <w:rPr>
          <w:lang w:eastAsia="en-US"/>
        </w:rPr>
        <w:t>.</w:t>
      </w:r>
    </w:p>
    <w:p w14:paraId="285D9B47" w14:textId="61F71AA5" w:rsidR="002E41E7" w:rsidRDefault="002E41E7" w:rsidP="00114FBE">
      <w:pPr>
        <w:pStyle w:val="BodyText"/>
        <w:rPr>
          <w:lang w:eastAsia="en-US"/>
        </w:rPr>
      </w:pPr>
      <w:r>
        <w:rPr>
          <w:lang w:eastAsia="en-US"/>
        </w:rPr>
        <w:t>Nowadays, m</w:t>
      </w:r>
      <w:r w:rsidR="0078696A">
        <w:rPr>
          <w:lang w:eastAsia="en-US"/>
        </w:rPr>
        <w:t xml:space="preserve">any organizations </w:t>
      </w:r>
      <w:r w:rsidR="00D234A8">
        <w:rPr>
          <w:lang w:eastAsia="en-US"/>
        </w:rPr>
        <w:t xml:space="preserve">are </w:t>
      </w:r>
      <w:r w:rsidR="006232C3">
        <w:rPr>
          <w:lang w:eastAsia="en-US"/>
        </w:rPr>
        <w:t>adopting</w:t>
      </w:r>
      <w:r w:rsidR="00D234A8">
        <w:rPr>
          <w:lang w:eastAsia="en-US"/>
        </w:rPr>
        <w:t xml:space="preserve"> more</w:t>
      </w:r>
      <w:r w:rsidR="0078696A">
        <w:rPr>
          <w:lang w:eastAsia="en-US"/>
        </w:rPr>
        <w:t xml:space="preserve"> lightweight </w:t>
      </w:r>
      <w:r w:rsidR="00D234A8">
        <w:rPr>
          <w:lang w:eastAsia="en-US"/>
        </w:rPr>
        <w:t>code review</w:t>
      </w:r>
      <w:r w:rsidR="007B3854">
        <w:rPr>
          <w:lang w:eastAsia="en-US"/>
        </w:rPr>
        <w:t xml:space="preserve"> </w:t>
      </w:r>
      <w:r w:rsidR="00966D92">
        <w:rPr>
          <w:lang w:eastAsia="en-US"/>
        </w:rPr>
        <w:t xml:space="preserve">practices </w:t>
      </w:r>
      <w:r w:rsidR="007B3854">
        <w:rPr>
          <w:lang w:eastAsia="en-US"/>
        </w:rPr>
        <w:t>to limi</w:t>
      </w:r>
      <w:r w:rsidR="00513CEE">
        <w:rPr>
          <w:lang w:eastAsia="en-US"/>
        </w:rPr>
        <w:t>t the inefficiencies of inspections.</w:t>
      </w:r>
      <w:r w:rsidR="00D234A8">
        <w:rPr>
          <w:lang w:eastAsia="en-US"/>
        </w:rPr>
        <w:t xml:space="preserve"> In particular, </w:t>
      </w:r>
      <w:r w:rsidR="0056166F">
        <w:rPr>
          <w:lang w:eastAsia="en-US"/>
        </w:rPr>
        <w:t xml:space="preserve">there is </w:t>
      </w:r>
      <w:r w:rsidR="00012135">
        <w:rPr>
          <w:lang w:eastAsia="en-US"/>
        </w:rPr>
        <w:t>a clear</w:t>
      </w:r>
      <w:r w:rsidR="0056166F">
        <w:rPr>
          <w:lang w:eastAsia="en-US"/>
        </w:rPr>
        <w:t xml:space="preserve"> trend toward the usage of</w:t>
      </w:r>
      <w:r w:rsidR="00D234A8">
        <w:rPr>
          <w:lang w:eastAsia="en-US"/>
        </w:rPr>
        <w:t xml:space="preserve"> tools specifically developed to support code review</w:t>
      </w:r>
      <w:r w:rsidR="00012135" w:rsidRPr="00012135">
        <w:rPr>
          <w:lang w:eastAsia="en-US"/>
        </w:rPr>
        <w:t xml:space="preserve"> </w:t>
      </w:r>
      <w:sdt>
        <w:sdtPr>
          <w:rPr>
            <w:lang w:eastAsia="en-US"/>
          </w:rPr>
          <w:id w:val="1227185557"/>
          <w:citation/>
        </w:sdtPr>
        <w:sdtEndPr/>
        <w:sdtContent>
          <w:r w:rsidR="00012135">
            <w:rPr>
              <w:lang w:eastAsia="en-US"/>
            </w:rPr>
            <w:fldChar w:fldCharType="begin"/>
          </w:r>
          <w:r w:rsidR="00FB03C7">
            <w:rPr>
              <w:lang w:eastAsia="en-US"/>
            </w:rPr>
            <w:instrText xml:space="preserve">CITATION Rigby2012IEEES \l 1033 </w:instrText>
          </w:r>
          <w:r w:rsidR="00012135">
            <w:rPr>
              <w:lang w:eastAsia="en-US"/>
            </w:rPr>
            <w:fldChar w:fldCharType="separate"/>
          </w:r>
          <w:r w:rsidR="00D1755B">
            <w:rPr>
              <w:noProof/>
              <w:lang w:eastAsia="en-US"/>
            </w:rPr>
            <w:t>(Rigby, Cleary, et al. 2012)</w:t>
          </w:r>
          <w:r w:rsidR="00012135">
            <w:rPr>
              <w:lang w:eastAsia="en-US"/>
            </w:rPr>
            <w:fldChar w:fldCharType="end"/>
          </w:r>
        </w:sdtContent>
      </w:sdt>
      <w:r>
        <w:rPr>
          <w:lang w:eastAsia="en-US"/>
        </w:rPr>
        <w:t>.</w:t>
      </w:r>
      <w:r w:rsidR="00D234A8">
        <w:rPr>
          <w:lang w:eastAsia="en-US"/>
        </w:rPr>
        <w:t xml:space="preserve"> </w:t>
      </w:r>
      <w:r w:rsidR="003463E5">
        <w:rPr>
          <w:lang w:eastAsia="en-US"/>
        </w:rPr>
        <w:t xml:space="preserve">In the context of this paper, we define </w:t>
      </w:r>
      <w:r w:rsidR="003463E5">
        <w:rPr>
          <w:i/>
          <w:lang w:eastAsia="en-US"/>
        </w:rPr>
        <w:t>Modern Code Review</w:t>
      </w:r>
      <w:r w:rsidR="003463E5">
        <w:rPr>
          <w:lang w:eastAsia="en-US"/>
        </w:rPr>
        <w:t xml:space="preserve">, as review that is </w:t>
      </w:r>
      <w:r w:rsidR="00CF0B46">
        <w:rPr>
          <w:lang w:eastAsia="en-US"/>
        </w:rPr>
        <w:t xml:space="preserve">(1) </w:t>
      </w:r>
      <w:r w:rsidR="003463E5">
        <w:rPr>
          <w:lang w:eastAsia="en-US"/>
        </w:rPr>
        <w:t xml:space="preserve">informal </w:t>
      </w:r>
      <w:r w:rsidR="00CF0B46">
        <w:rPr>
          <w:lang w:eastAsia="en-US"/>
        </w:rPr>
        <w:t>(</w:t>
      </w:r>
      <w:r w:rsidR="003463E5">
        <w:rPr>
          <w:lang w:eastAsia="en-US"/>
        </w:rPr>
        <w:t>in contrast to Fagan-style</w:t>
      </w:r>
      <w:r w:rsidR="00CF0B46">
        <w:rPr>
          <w:lang w:eastAsia="en-US"/>
        </w:rPr>
        <w:t>)</w:t>
      </w:r>
      <w:r w:rsidR="003463E5">
        <w:rPr>
          <w:lang w:eastAsia="en-US"/>
        </w:rPr>
        <w:t xml:space="preserve">, </w:t>
      </w:r>
      <w:r w:rsidR="00CF0B46">
        <w:rPr>
          <w:lang w:eastAsia="en-US"/>
        </w:rPr>
        <w:t>(2)</w:t>
      </w:r>
      <w:r w:rsidR="003463E5">
        <w:rPr>
          <w:lang w:eastAsia="en-US"/>
        </w:rPr>
        <w:t xml:space="preserve"> tool-based, and that </w:t>
      </w:r>
      <w:r w:rsidR="00CF0B46">
        <w:rPr>
          <w:lang w:eastAsia="en-US"/>
        </w:rPr>
        <w:t xml:space="preserve">(3) </w:t>
      </w:r>
      <w:r w:rsidR="003463E5">
        <w:rPr>
          <w:lang w:eastAsia="en-US"/>
        </w:rPr>
        <w:t xml:space="preserve">occurs regularly in practice </w:t>
      </w:r>
      <w:r w:rsidR="006232C3">
        <w:rPr>
          <w:lang w:eastAsia="en-US"/>
        </w:rPr>
        <w:t>nowadays, f</w:t>
      </w:r>
      <w:r w:rsidR="003463E5">
        <w:rPr>
          <w:lang w:eastAsia="en-US"/>
        </w:rPr>
        <w:t xml:space="preserve">or example at companies such as Microsoft, Google </w:t>
      </w:r>
      <w:sdt>
        <w:sdtPr>
          <w:rPr>
            <w:lang w:eastAsia="en-US"/>
          </w:rPr>
          <w:id w:val="-222446253"/>
          <w:citation/>
        </w:sdtPr>
        <w:sdtEndPr/>
        <w:sdtContent>
          <w:r w:rsidR="003463E5">
            <w:rPr>
              <w:lang w:eastAsia="en-US"/>
            </w:rPr>
            <w:fldChar w:fldCharType="begin"/>
          </w:r>
          <w:r w:rsidR="003463E5">
            <w:rPr>
              <w:lang w:eastAsia="en-US"/>
            </w:rPr>
            <w:instrText xml:space="preserve"> CITATION Nia06 \l 1033 </w:instrText>
          </w:r>
          <w:r w:rsidR="003463E5">
            <w:rPr>
              <w:lang w:eastAsia="en-US"/>
            </w:rPr>
            <w:fldChar w:fldCharType="separate"/>
          </w:r>
          <w:r w:rsidR="00D1755B">
            <w:rPr>
              <w:noProof/>
              <w:lang w:eastAsia="en-US"/>
            </w:rPr>
            <w:t>(Kennedy 2006)</w:t>
          </w:r>
          <w:r w:rsidR="003463E5">
            <w:rPr>
              <w:lang w:eastAsia="en-US"/>
            </w:rPr>
            <w:fldChar w:fldCharType="end"/>
          </w:r>
        </w:sdtContent>
      </w:sdt>
      <w:r w:rsidR="003463E5">
        <w:rPr>
          <w:lang w:eastAsia="en-US"/>
        </w:rPr>
        <w:t xml:space="preserve">, Facebook </w:t>
      </w:r>
      <w:sdt>
        <w:sdtPr>
          <w:rPr>
            <w:lang w:eastAsia="en-US"/>
          </w:rPr>
          <w:id w:val="979272329"/>
          <w:citation/>
        </w:sdtPr>
        <w:sdtEndPr/>
        <w:sdtContent>
          <w:r w:rsidR="003463E5">
            <w:rPr>
              <w:lang w:eastAsia="en-US"/>
            </w:rPr>
            <w:fldChar w:fldCharType="begin"/>
          </w:r>
          <w:r w:rsidR="003463E5">
            <w:rPr>
              <w:lang w:eastAsia="en-US"/>
            </w:rPr>
            <w:instrText xml:space="preserve"> CITATION Ale11 \l 1033 </w:instrText>
          </w:r>
          <w:r w:rsidR="003463E5">
            <w:rPr>
              <w:lang w:eastAsia="en-US"/>
            </w:rPr>
            <w:fldChar w:fldCharType="separate"/>
          </w:r>
          <w:r w:rsidR="00D1755B">
            <w:rPr>
              <w:noProof/>
              <w:lang w:eastAsia="en-US"/>
            </w:rPr>
            <w:t>(Tsotsis 2011)</w:t>
          </w:r>
          <w:r w:rsidR="003463E5">
            <w:rPr>
              <w:lang w:eastAsia="en-US"/>
            </w:rPr>
            <w:fldChar w:fldCharType="end"/>
          </w:r>
        </w:sdtContent>
      </w:sdt>
      <w:r w:rsidR="003463E5">
        <w:rPr>
          <w:lang w:eastAsia="en-US"/>
        </w:rPr>
        <w:t xml:space="preserve">, and in other companies and OSS projects </w:t>
      </w:r>
      <w:sdt>
        <w:sdtPr>
          <w:rPr>
            <w:lang w:eastAsia="en-US"/>
          </w:rPr>
          <w:id w:val="1609075903"/>
          <w:citation/>
        </w:sdtPr>
        <w:sdtEndPr/>
        <w:sdtContent>
          <w:r w:rsidR="003175D5">
            <w:rPr>
              <w:lang w:eastAsia="en-US"/>
            </w:rPr>
            <w:fldChar w:fldCharType="begin"/>
          </w:r>
          <w:r w:rsidR="003175D5">
            <w:rPr>
              <w:lang w:eastAsia="en-US"/>
            </w:rPr>
            <w:instrText xml:space="preserve"> CITATION Ger12 \l 1033 </w:instrText>
          </w:r>
          <w:r w:rsidR="003175D5">
            <w:rPr>
              <w:lang w:eastAsia="en-US"/>
            </w:rPr>
            <w:fldChar w:fldCharType="separate"/>
          </w:r>
          <w:r w:rsidR="00D1755B">
            <w:rPr>
              <w:noProof/>
              <w:lang w:eastAsia="en-US"/>
            </w:rPr>
            <w:t>(Gerrit (software) 2012)</w:t>
          </w:r>
          <w:r w:rsidR="003175D5">
            <w:rPr>
              <w:lang w:eastAsia="en-US"/>
            </w:rPr>
            <w:fldChar w:fldCharType="end"/>
          </w:r>
        </w:sdtContent>
      </w:sdt>
      <w:r w:rsidR="003463E5">
        <w:rPr>
          <w:lang w:eastAsia="en-US"/>
        </w:rPr>
        <w:t>.</w:t>
      </w:r>
    </w:p>
    <w:p w14:paraId="691EA80A" w14:textId="12AD7AD9" w:rsidR="00E20199" w:rsidRDefault="006F3910" w:rsidP="00114FBE">
      <w:pPr>
        <w:pStyle w:val="BodyText"/>
        <w:rPr>
          <w:lang w:eastAsia="en-US"/>
        </w:rPr>
      </w:pPr>
      <w:r>
        <w:rPr>
          <w:lang w:eastAsia="en-US"/>
        </w:rPr>
        <w:t xml:space="preserve">This </w:t>
      </w:r>
      <w:r w:rsidR="007940D8">
        <w:rPr>
          <w:lang w:eastAsia="en-US"/>
        </w:rPr>
        <w:t xml:space="preserve">trend </w:t>
      </w:r>
      <w:r>
        <w:rPr>
          <w:lang w:eastAsia="en-US"/>
        </w:rPr>
        <w:t>raises questions</w:t>
      </w:r>
      <w:r w:rsidR="00012135">
        <w:rPr>
          <w:lang w:eastAsia="en-US"/>
        </w:rPr>
        <w:t>, such as</w:t>
      </w:r>
      <w:r>
        <w:rPr>
          <w:lang w:eastAsia="en-US"/>
        </w:rPr>
        <w:t xml:space="preserve">: </w:t>
      </w:r>
      <w:r w:rsidR="00E20199">
        <w:rPr>
          <w:lang w:eastAsia="en-US"/>
        </w:rPr>
        <w:t xml:space="preserve">Can we apply the lessons learned from </w:t>
      </w:r>
      <w:r w:rsidR="007940D8">
        <w:rPr>
          <w:lang w:eastAsia="en-US"/>
        </w:rPr>
        <w:t xml:space="preserve">previous </w:t>
      </w:r>
      <w:r w:rsidR="00E20199">
        <w:rPr>
          <w:lang w:eastAsia="en-US"/>
        </w:rPr>
        <w:t>research on code inspections to</w:t>
      </w:r>
      <w:r w:rsidR="00044928">
        <w:rPr>
          <w:lang w:eastAsia="en-US"/>
        </w:rPr>
        <w:t xml:space="preserve"> modern</w:t>
      </w:r>
      <w:r w:rsidR="00E20199">
        <w:rPr>
          <w:lang w:eastAsia="en-US"/>
        </w:rPr>
        <w:t xml:space="preserve"> code reviews? </w:t>
      </w:r>
      <w:r w:rsidR="00F03343">
        <w:rPr>
          <w:lang w:eastAsia="en-US"/>
        </w:rPr>
        <w:t xml:space="preserve">What are the </w:t>
      </w:r>
      <w:r w:rsidR="00205DE8">
        <w:rPr>
          <w:lang w:eastAsia="en-US"/>
        </w:rPr>
        <w:t>expectations</w:t>
      </w:r>
      <w:r w:rsidR="008C624F">
        <w:rPr>
          <w:lang w:eastAsia="en-US"/>
        </w:rPr>
        <w:t xml:space="preserve"> for code review</w:t>
      </w:r>
      <w:r w:rsidR="00F03343">
        <w:rPr>
          <w:lang w:eastAsia="en-US"/>
        </w:rPr>
        <w:t xml:space="preserve"> nowadays?</w:t>
      </w:r>
      <w:r w:rsidR="006764CC">
        <w:rPr>
          <w:lang w:eastAsia="en-US"/>
        </w:rPr>
        <w:t xml:space="preserve"> </w:t>
      </w:r>
      <w:r w:rsidR="008F0D7D">
        <w:rPr>
          <w:lang w:eastAsia="en-US"/>
        </w:rPr>
        <w:t>W</w:t>
      </w:r>
      <w:r>
        <w:rPr>
          <w:lang w:eastAsia="en-US"/>
        </w:rPr>
        <w:t xml:space="preserve">hat </w:t>
      </w:r>
      <w:r w:rsidR="008F0D7D">
        <w:rPr>
          <w:lang w:eastAsia="en-US"/>
        </w:rPr>
        <w:t>are</w:t>
      </w:r>
      <w:r>
        <w:rPr>
          <w:lang w:eastAsia="en-US"/>
        </w:rPr>
        <w:t xml:space="preserve"> the actual outcome</w:t>
      </w:r>
      <w:r w:rsidR="008F0D7D">
        <w:rPr>
          <w:lang w:eastAsia="en-US"/>
        </w:rPr>
        <w:t>s</w:t>
      </w:r>
      <w:r>
        <w:rPr>
          <w:lang w:eastAsia="en-US"/>
        </w:rPr>
        <w:t xml:space="preserve"> of code review? Wh</w:t>
      </w:r>
      <w:r w:rsidR="008F0D7D">
        <w:rPr>
          <w:lang w:eastAsia="en-US"/>
        </w:rPr>
        <w:t>at</w:t>
      </w:r>
      <w:r>
        <w:rPr>
          <w:lang w:eastAsia="en-US"/>
        </w:rPr>
        <w:t xml:space="preserve"> challenges </w:t>
      </w:r>
      <w:r w:rsidR="00F375CA">
        <w:rPr>
          <w:lang w:eastAsia="en-US"/>
        </w:rPr>
        <w:t xml:space="preserve">do people </w:t>
      </w:r>
      <w:r w:rsidR="008D7C20">
        <w:rPr>
          <w:lang w:eastAsia="en-US"/>
        </w:rPr>
        <w:t>face</w:t>
      </w:r>
      <w:r w:rsidR="00F375CA">
        <w:rPr>
          <w:lang w:eastAsia="en-US"/>
        </w:rPr>
        <w:t xml:space="preserve"> in code review</w:t>
      </w:r>
      <w:r>
        <w:rPr>
          <w:lang w:eastAsia="en-US"/>
        </w:rPr>
        <w:t>?</w:t>
      </w:r>
    </w:p>
    <w:p w14:paraId="109A9C32" w14:textId="1D6186DA" w:rsidR="007304AB" w:rsidRDefault="00185A16">
      <w:pPr>
        <w:pStyle w:val="BodyText"/>
        <w:rPr>
          <w:lang w:eastAsia="en-US"/>
        </w:rPr>
      </w:pPr>
      <w:r>
        <w:rPr>
          <w:lang w:eastAsia="en-US"/>
        </w:rPr>
        <w:lastRenderedPageBreak/>
        <w:t>Answers</w:t>
      </w:r>
      <w:r w:rsidR="007304AB">
        <w:rPr>
          <w:lang w:eastAsia="en-US"/>
        </w:rPr>
        <w:t xml:space="preserve"> to these questions </w:t>
      </w:r>
      <w:r>
        <w:rPr>
          <w:lang w:eastAsia="en-US"/>
        </w:rPr>
        <w:t xml:space="preserve">can </w:t>
      </w:r>
      <w:r w:rsidR="007304AB">
        <w:rPr>
          <w:lang w:eastAsia="en-US"/>
        </w:rPr>
        <w:t xml:space="preserve">provide insight for both practitioners and researchers.  Developers and other software project stakeholders can use empirical evidence about expectations and outcomes to make informed decisions </w:t>
      </w:r>
      <w:r w:rsidR="005B7ABE">
        <w:rPr>
          <w:lang w:eastAsia="en-US"/>
        </w:rPr>
        <w:t>about</w:t>
      </w:r>
      <w:r>
        <w:rPr>
          <w:lang w:eastAsia="en-US"/>
        </w:rPr>
        <w:t xml:space="preserve"> </w:t>
      </w:r>
      <w:r w:rsidR="007304AB">
        <w:rPr>
          <w:lang w:eastAsia="en-US"/>
        </w:rPr>
        <w:t>when to use code review and how it should fit into their development process. Researchers can focus their attention on</w:t>
      </w:r>
      <w:r w:rsidR="005B7ABE">
        <w:rPr>
          <w:lang w:eastAsia="en-US"/>
        </w:rPr>
        <w:t xml:space="preserve"> practitioners’ challenges</w:t>
      </w:r>
      <w:r>
        <w:rPr>
          <w:lang w:eastAsia="en-US"/>
        </w:rPr>
        <w:t xml:space="preserve"> </w:t>
      </w:r>
      <w:r w:rsidR="007304AB">
        <w:rPr>
          <w:lang w:eastAsia="en-US"/>
        </w:rPr>
        <w:t>to make code review more effective.</w:t>
      </w:r>
    </w:p>
    <w:p w14:paraId="6DFDB7A8" w14:textId="2C8E5917" w:rsidR="002E41E7" w:rsidRDefault="00A57128">
      <w:pPr>
        <w:pStyle w:val="BodyText"/>
        <w:rPr>
          <w:lang w:eastAsia="en-US"/>
        </w:rPr>
      </w:pPr>
      <w:r>
        <w:rPr>
          <w:lang w:eastAsia="en-US"/>
        </w:rPr>
        <w:t>We</w:t>
      </w:r>
      <w:r w:rsidR="00511191">
        <w:rPr>
          <w:lang w:eastAsia="en-US"/>
        </w:rPr>
        <w:t xml:space="preserve"> present </w:t>
      </w:r>
      <w:r w:rsidR="00AD6C4F">
        <w:rPr>
          <w:lang w:eastAsia="en-US"/>
        </w:rPr>
        <w:t>an in-depth study of practices in teams that use modern code review</w:t>
      </w:r>
      <w:r w:rsidR="00511191">
        <w:rPr>
          <w:lang w:eastAsia="en-US"/>
        </w:rPr>
        <w:t>, revealing what practitioners think</w:t>
      </w:r>
      <w:r w:rsidR="00945E0A">
        <w:rPr>
          <w:lang w:eastAsia="en-US"/>
        </w:rPr>
        <w:t>,</w:t>
      </w:r>
      <w:r w:rsidR="00511191">
        <w:rPr>
          <w:lang w:eastAsia="en-US"/>
        </w:rPr>
        <w:t xml:space="preserve"> do</w:t>
      </w:r>
      <w:r w:rsidR="00945E0A">
        <w:rPr>
          <w:lang w:eastAsia="en-US"/>
        </w:rPr>
        <w:t>, and achieve</w:t>
      </w:r>
      <w:r w:rsidR="00511191">
        <w:rPr>
          <w:lang w:eastAsia="en-US"/>
        </w:rPr>
        <w:t xml:space="preserve"> when it comes to </w:t>
      </w:r>
      <w:r w:rsidR="00AD6C4F">
        <w:rPr>
          <w:lang w:eastAsia="en-US"/>
        </w:rPr>
        <w:t>modern</w:t>
      </w:r>
      <w:r w:rsidR="00511191">
        <w:rPr>
          <w:lang w:eastAsia="en-US"/>
        </w:rPr>
        <w:t xml:space="preserve"> code </w:t>
      </w:r>
      <w:r w:rsidR="00263836">
        <w:rPr>
          <w:lang w:eastAsia="en-US"/>
        </w:rPr>
        <w:t>review</w:t>
      </w:r>
      <w:r w:rsidR="00511191">
        <w:rPr>
          <w:lang w:eastAsia="en-US"/>
        </w:rPr>
        <w:t>.</w:t>
      </w:r>
    </w:p>
    <w:p w14:paraId="56F5A721" w14:textId="7A1E72F6" w:rsidR="00E25BCC" w:rsidRDefault="00E25BCC">
      <w:pPr>
        <w:pStyle w:val="BodyText"/>
        <w:rPr>
          <w:lang w:eastAsia="en-US"/>
        </w:rPr>
      </w:pPr>
      <w:r>
        <w:rPr>
          <w:lang w:eastAsia="en-US"/>
        </w:rPr>
        <w:t xml:space="preserve">Since </w:t>
      </w:r>
      <w:r w:rsidR="007304AB">
        <w:rPr>
          <w:lang w:eastAsia="en-US"/>
        </w:rPr>
        <w:t xml:space="preserve">Microsoft </w:t>
      </w:r>
      <w:r>
        <w:rPr>
          <w:lang w:eastAsia="en-US"/>
        </w:rPr>
        <w:t xml:space="preserve">is made up of </w:t>
      </w:r>
      <w:r w:rsidR="00945E0A">
        <w:rPr>
          <w:lang w:eastAsia="en-US"/>
        </w:rPr>
        <w:t xml:space="preserve">many </w:t>
      </w:r>
      <w:r>
        <w:rPr>
          <w:lang w:eastAsia="en-US"/>
        </w:rPr>
        <w:t xml:space="preserve">different teams working on </w:t>
      </w:r>
      <w:r w:rsidR="00945E0A">
        <w:rPr>
          <w:lang w:eastAsia="en-US"/>
        </w:rPr>
        <w:t xml:space="preserve">very diverse </w:t>
      </w:r>
      <w:r>
        <w:rPr>
          <w:lang w:eastAsia="en-US"/>
        </w:rPr>
        <w:t>products, it</w:t>
      </w:r>
      <w:r w:rsidR="007304AB">
        <w:rPr>
          <w:lang w:eastAsia="en-US"/>
        </w:rPr>
        <w:t xml:space="preserve"> </w:t>
      </w:r>
      <w:r w:rsidR="000C2403">
        <w:rPr>
          <w:lang w:eastAsia="en-US"/>
        </w:rPr>
        <w:t>gives</w:t>
      </w:r>
      <w:r w:rsidR="007304AB">
        <w:rPr>
          <w:lang w:eastAsia="en-US"/>
        </w:rPr>
        <w:t xml:space="preserve"> </w:t>
      </w:r>
      <w:r w:rsidR="000C2403">
        <w:rPr>
          <w:lang w:eastAsia="en-US"/>
        </w:rPr>
        <w:t>the</w:t>
      </w:r>
      <w:r>
        <w:rPr>
          <w:lang w:eastAsia="en-US"/>
        </w:rPr>
        <w:t xml:space="preserve"> opportunity</w:t>
      </w:r>
      <w:r w:rsidR="007304AB">
        <w:rPr>
          <w:lang w:eastAsia="en-US"/>
        </w:rPr>
        <w:t xml:space="preserve"> to study teams performing code review </w:t>
      </w:r>
      <w:r w:rsidR="007304AB">
        <w:rPr>
          <w:i/>
          <w:lang w:eastAsia="en-US"/>
        </w:rPr>
        <w:t>in situ</w:t>
      </w:r>
      <w:r w:rsidR="007304AB">
        <w:rPr>
          <w:lang w:eastAsia="en-US"/>
        </w:rPr>
        <w:t xml:space="preserve"> and understand their </w:t>
      </w:r>
      <w:r w:rsidR="000C2403">
        <w:rPr>
          <w:lang w:eastAsia="en-US"/>
        </w:rPr>
        <w:t>expectations</w:t>
      </w:r>
      <w:r w:rsidR="007304AB">
        <w:rPr>
          <w:lang w:eastAsia="en-US"/>
        </w:rPr>
        <w:t>, the benefits they derive from code review,</w:t>
      </w:r>
      <w:r w:rsidR="007304AB" w:rsidDel="000148AD">
        <w:rPr>
          <w:lang w:eastAsia="en-US"/>
        </w:rPr>
        <w:t xml:space="preserve"> </w:t>
      </w:r>
      <w:r w:rsidR="007304AB">
        <w:rPr>
          <w:lang w:eastAsia="en-US"/>
        </w:rPr>
        <w:t>the needs they have, and the problems they face.</w:t>
      </w:r>
    </w:p>
    <w:p w14:paraId="798A0328" w14:textId="3233CDDD" w:rsidR="00234D7A" w:rsidRDefault="00461175">
      <w:pPr>
        <w:pStyle w:val="BodyText"/>
        <w:rPr>
          <w:lang w:eastAsia="en-US"/>
        </w:rPr>
      </w:pPr>
      <w:r>
        <w:rPr>
          <w:lang w:eastAsia="en-US"/>
        </w:rPr>
        <w:t xml:space="preserve">We set up our study as an explorative investigation. We started without </w:t>
      </w:r>
      <w:r w:rsidR="007304AB">
        <w:rPr>
          <w:i/>
          <w:lang w:eastAsia="en-US"/>
        </w:rPr>
        <w:t>a priori</w:t>
      </w:r>
      <w:r>
        <w:rPr>
          <w:lang w:eastAsia="en-US"/>
        </w:rPr>
        <w:t xml:space="preserve"> hypothes</w:t>
      </w:r>
      <w:r w:rsidR="007304AB">
        <w:rPr>
          <w:lang w:eastAsia="en-US"/>
        </w:rPr>
        <w:t>e</w:t>
      </w:r>
      <w:r>
        <w:rPr>
          <w:lang w:eastAsia="en-US"/>
        </w:rPr>
        <w:t xml:space="preserve">s </w:t>
      </w:r>
      <w:r w:rsidR="007304AB">
        <w:rPr>
          <w:lang w:eastAsia="en-US"/>
        </w:rPr>
        <w:t>regarding</w:t>
      </w:r>
      <w:r>
        <w:rPr>
          <w:lang w:eastAsia="en-US"/>
        </w:rPr>
        <w:t xml:space="preserve"> how and why code review should be performed, </w:t>
      </w:r>
      <w:r w:rsidR="007304AB">
        <w:rPr>
          <w:lang w:eastAsia="en-US"/>
        </w:rPr>
        <w:t>with the aim of</w:t>
      </w:r>
      <w:r>
        <w:rPr>
          <w:lang w:eastAsia="en-US"/>
        </w:rPr>
        <w:t xml:space="preserve"> discovering what developers and managers expect from code review, how reviews are conducted in practice, </w:t>
      </w:r>
      <w:r w:rsidR="00696D38">
        <w:rPr>
          <w:lang w:eastAsia="en-US"/>
        </w:rPr>
        <w:t xml:space="preserve">and </w:t>
      </w:r>
      <w:r>
        <w:rPr>
          <w:lang w:eastAsia="en-US"/>
        </w:rPr>
        <w:t xml:space="preserve">what the </w:t>
      </w:r>
      <w:r w:rsidR="00B65581">
        <w:rPr>
          <w:lang w:eastAsia="en-US"/>
        </w:rPr>
        <w:t xml:space="preserve">actual </w:t>
      </w:r>
      <w:r>
        <w:rPr>
          <w:lang w:eastAsia="en-US"/>
        </w:rPr>
        <w:t>outcomes and challenges are. To that end</w:t>
      </w:r>
      <w:r w:rsidR="0084420B">
        <w:rPr>
          <w:lang w:eastAsia="en-US"/>
        </w:rPr>
        <w:t>,</w:t>
      </w:r>
      <w:r w:rsidR="00234D7A">
        <w:rPr>
          <w:lang w:eastAsia="en-US"/>
        </w:rPr>
        <w:t xml:space="preserve"> </w:t>
      </w:r>
      <w:r>
        <w:rPr>
          <w:lang w:eastAsia="en-US"/>
        </w:rPr>
        <w:t>we</w:t>
      </w:r>
      <w:r w:rsidR="00234D7A">
        <w:rPr>
          <w:lang w:eastAsia="en-US"/>
        </w:rPr>
        <w:t xml:space="preserve"> </w:t>
      </w:r>
      <w:r w:rsidR="0084420B">
        <w:rPr>
          <w:lang w:eastAsia="en-US"/>
        </w:rPr>
        <w:t>(1)</w:t>
      </w:r>
      <w:r>
        <w:rPr>
          <w:lang w:eastAsia="en-US"/>
        </w:rPr>
        <w:t xml:space="preserve"> observed </w:t>
      </w:r>
      <w:r w:rsidR="00011488">
        <w:rPr>
          <w:lang w:eastAsia="en-US"/>
        </w:rPr>
        <w:t>17</w:t>
      </w:r>
      <w:r>
        <w:rPr>
          <w:lang w:eastAsia="en-US"/>
        </w:rPr>
        <w:t xml:space="preserve"> industrial developers </w:t>
      </w:r>
      <w:r w:rsidR="00E25BCC">
        <w:rPr>
          <w:lang w:eastAsia="en-US"/>
        </w:rPr>
        <w:t xml:space="preserve">performing code review with various degrees of experience and seniority across 16 separate product teams with distinct reviewing cultures and policies; (2) </w:t>
      </w:r>
      <w:r>
        <w:rPr>
          <w:lang w:eastAsia="en-US"/>
        </w:rPr>
        <w:t xml:space="preserve">interviewed </w:t>
      </w:r>
      <w:r w:rsidR="00E25BCC">
        <w:rPr>
          <w:lang w:eastAsia="en-US"/>
        </w:rPr>
        <w:t>these developers using a semi-structured interviews</w:t>
      </w:r>
      <w:r w:rsidR="00234D7A">
        <w:rPr>
          <w:lang w:eastAsia="en-US"/>
        </w:rPr>
        <w:t>; (</w:t>
      </w:r>
      <w:r w:rsidR="00945E0A">
        <w:rPr>
          <w:lang w:eastAsia="en-US"/>
        </w:rPr>
        <w:t>3</w:t>
      </w:r>
      <w:r w:rsidR="00234D7A">
        <w:rPr>
          <w:lang w:eastAsia="en-US"/>
        </w:rPr>
        <w:t xml:space="preserve">) manually inspected and classified the content of </w:t>
      </w:r>
      <w:r w:rsidR="00945E0A">
        <w:rPr>
          <w:lang w:eastAsia="en-US"/>
        </w:rPr>
        <w:t>570</w:t>
      </w:r>
      <w:r w:rsidR="00234D7A">
        <w:rPr>
          <w:lang w:eastAsia="en-US"/>
        </w:rPr>
        <w:t xml:space="preserve"> comments in discussions </w:t>
      </w:r>
      <w:r w:rsidR="00E25BCC">
        <w:rPr>
          <w:lang w:eastAsia="en-US"/>
        </w:rPr>
        <w:t>contained within</w:t>
      </w:r>
      <w:r w:rsidR="00234D7A">
        <w:rPr>
          <w:lang w:eastAsia="en-US"/>
        </w:rPr>
        <w:t xml:space="preserve"> code review</w:t>
      </w:r>
      <w:r w:rsidR="00E25BCC">
        <w:rPr>
          <w:lang w:eastAsia="en-US"/>
        </w:rPr>
        <w:t>s</w:t>
      </w:r>
      <w:r w:rsidR="00234D7A">
        <w:rPr>
          <w:lang w:eastAsia="en-US"/>
        </w:rPr>
        <w:t>; and (</w:t>
      </w:r>
      <w:r w:rsidR="00945E0A">
        <w:rPr>
          <w:lang w:eastAsia="en-US"/>
        </w:rPr>
        <w:t>4</w:t>
      </w:r>
      <w:r w:rsidR="00234D7A">
        <w:rPr>
          <w:lang w:eastAsia="en-US"/>
        </w:rPr>
        <w:t xml:space="preserve">) surveyed 165 managers and 873 </w:t>
      </w:r>
      <w:r w:rsidR="009971A5">
        <w:rPr>
          <w:lang w:eastAsia="en-US"/>
        </w:rPr>
        <w:t>programmers</w:t>
      </w:r>
      <w:r w:rsidR="00234D7A">
        <w:rPr>
          <w:lang w:eastAsia="en-US"/>
        </w:rPr>
        <w:t>.</w:t>
      </w:r>
    </w:p>
    <w:p w14:paraId="7866E104" w14:textId="4C8321DA" w:rsidR="00234B85" w:rsidRDefault="00234D7A" w:rsidP="00234B85">
      <w:pPr>
        <w:pStyle w:val="BodyText"/>
        <w:rPr>
          <w:lang w:eastAsia="en-US"/>
        </w:rPr>
      </w:pPr>
      <w:r>
        <w:rPr>
          <w:lang w:eastAsia="en-US"/>
        </w:rPr>
        <w:t>Our results show that</w:t>
      </w:r>
      <w:r w:rsidR="00945E0A">
        <w:rPr>
          <w:lang w:eastAsia="en-US"/>
        </w:rPr>
        <w:t>,</w:t>
      </w:r>
      <w:r>
        <w:rPr>
          <w:lang w:eastAsia="en-US"/>
        </w:rPr>
        <w:t xml:space="preserve"> although the top motivation driving code reviews </w:t>
      </w:r>
      <w:r w:rsidR="003E220D">
        <w:rPr>
          <w:lang w:eastAsia="en-US"/>
        </w:rPr>
        <w:t>is still</w:t>
      </w:r>
      <w:r>
        <w:rPr>
          <w:lang w:eastAsia="en-US"/>
        </w:rPr>
        <w:t xml:space="preserve"> </w:t>
      </w:r>
      <w:r w:rsidR="003E220D">
        <w:rPr>
          <w:lang w:eastAsia="en-US"/>
        </w:rPr>
        <w:t xml:space="preserve">finding </w:t>
      </w:r>
      <w:r>
        <w:rPr>
          <w:lang w:eastAsia="en-US"/>
        </w:rPr>
        <w:t>defect</w:t>
      </w:r>
      <w:r w:rsidR="003E220D">
        <w:rPr>
          <w:lang w:eastAsia="en-US"/>
        </w:rPr>
        <w:t>s</w:t>
      </w:r>
      <w:r>
        <w:rPr>
          <w:lang w:eastAsia="en-US"/>
        </w:rPr>
        <w:t xml:space="preserve">, the practice and the actual outcomes are less about finding errors than expected: Defect related comments </w:t>
      </w:r>
      <w:r w:rsidR="003E220D">
        <w:rPr>
          <w:lang w:eastAsia="en-US"/>
        </w:rPr>
        <w:t xml:space="preserve">comprise </w:t>
      </w:r>
      <w:r w:rsidR="00F94173">
        <w:rPr>
          <w:lang w:eastAsia="en-US"/>
        </w:rPr>
        <w:t xml:space="preserve">a small </w:t>
      </w:r>
      <w:r w:rsidR="003E220D">
        <w:rPr>
          <w:lang w:eastAsia="en-US"/>
        </w:rPr>
        <w:t xml:space="preserve">proportion </w:t>
      </w:r>
      <w:r w:rsidR="00F94173">
        <w:rPr>
          <w:lang w:eastAsia="en-US"/>
        </w:rPr>
        <w:t xml:space="preserve">and </w:t>
      </w:r>
      <w:r>
        <w:rPr>
          <w:lang w:eastAsia="en-US"/>
        </w:rPr>
        <w:t>mainly</w:t>
      </w:r>
      <w:r w:rsidR="00F94173">
        <w:rPr>
          <w:lang w:eastAsia="en-US"/>
        </w:rPr>
        <w:t xml:space="preserve"> cover</w:t>
      </w:r>
      <w:r>
        <w:rPr>
          <w:lang w:eastAsia="en-US"/>
        </w:rPr>
        <w:t xml:space="preserve"> small logical low-level issues. At the same time, code review </w:t>
      </w:r>
      <w:r w:rsidR="00F94173">
        <w:rPr>
          <w:lang w:eastAsia="en-US"/>
        </w:rPr>
        <w:t xml:space="preserve">additionally </w:t>
      </w:r>
      <w:r w:rsidR="003E220D">
        <w:rPr>
          <w:lang w:eastAsia="en-US"/>
        </w:rPr>
        <w:t>provides</w:t>
      </w:r>
      <w:r>
        <w:rPr>
          <w:lang w:eastAsia="en-US"/>
        </w:rPr>
        <w:t xml:space="preserve"> a wide spectrum of benefits to </w:t>
      </w:r>
      <w:r w:rsidR="00234B85">
        <w:rPr>
          <w:lang w:eastAsia="en-US"/>
        </w:rPr>
        <w:t xml:space="preserve">software teams, such as knowledge transfer, team awareness, </w:t>
      </w:r>
      <w:r w:rsidR="003E220D">
        <w:rPr>
          <w:lang w:eastAsia="en-US"/>
        </w:rPr>
        <w:t>and</w:t>
      </w:r>
      <w:r w:rsidR="00234B85">
        <w:rPr>
          <w:lang w:eastAsia="en-US"/>
        </w:rPr>
        <w:t xml:space="preserve"> improved solutions to problems. Moreover, we found that</w:t>
      </w:r>
      <w:r w:rsidR="00696D38" w:rsidDel="00050D96">
        <w:rPr>
          <w:lang w:eastAsia="en-US"/>
        </w:rPr>
        <w:t xml:space="preserve"> </w:t>
      </w:r>
      <w:r w:rsidR="00050D96">
        <w:rPr>
          <w:lang w:eastAsia="en-US"/>
        </w:rPr>
        <w:t xml:space="preserve">context </w:t>
      </w:r>
      <w:r w:rsidR="00696D38">
        <w:rPr>
          <w:lang w:eastAsia="en-US"/>
        </w:rPr>
        <w:t xml:space="preserve">and change understanding </w:t>
      </w:r>
      <w:r w:rsidR="00B67255">
        <w:rPr>
          <w:lang w:eastAsia="en-US"/>
        </w:rPr>
        <w:t>is</w:t>
      </w:r>
      <w:r w:rsidR="00696D38">
        <w:rPr>
          <w:lang w:eastAsia="en-US"/>
        </w:rPr>
        <w:t xml:space="preserve"> </w:t>
      </w:r>
      <w:r w:rsidR="00234B85">
        <w:rPr>
          <w:lang w:eastAsia="en-US"/>
        </w:rPr>
        <w:t xml:space="preserve">the </w:t>
      </w:r>
      <w:r w:rsidR="00050D96">
        <w:rPr>
          <w:lang w:eastAsia="en-US"/>
        </w:rPr>
        <w:t>key</w:t>
      </w:r>
      <w:r w:rsidR="00234B85">
        <w:rPr>
          <w:lang w:eastAsia="en-US"/>
        </w:rPr>
        <w:t xml:space="preserve"> of </w:t>
      </w:r>
      <w:r w:rsidR="00696D38">
        <w:rPr>
          <w:lang w:eastAsia="en-US"/>
        </w:rPr>
        <w:t xml:space="preserve">any </w:t>
      </w:r>
      <w:r w:rsidR="00234B85">
        <w:rPr>
          <w:lang w:eastAsia="en-US"/>
        </w:rPr>
        <w:t>review. According to the outcome</w:t>
      </w:r>
      <w:r w:rsidR="003E220D">
        <w:rPr>
          <w:lang w:eastAsia="en-US"/>
        </w:rPr>
        <w:t>s</w:t>
      </w:r>
      <w:r w:rsidR="00234B85">
        <w:rPr>
          <w:lang w:eastAsia="en-US"/>
        </w:rPr>
        <w:t xml:space="preserve"> they want to achieve, developers employ </w:t>
      </w:r>
      <w:r w:rsidR="00F8320D">
        <w:rPr>
          <w:lang w:eastAsia="en-US"/>
        </w:rPr>
        <w:t>many</w:t>
      </w:r>
      <w:r w:rsidR="00234B85">
        <w:rPr>
          <w:lang w:eastAsia="en-US"/>
        </w:rPr>
        <w:t xml:space="preserve"> mechanisms to fulfill their understanding needs, most of which are not currently met by any </w:t>
      </w:r>
      <w:r w:rsidR="00F8320D">
        <w:rPr>
          <w:lang w:eastAsia="en-US"/>
        </w:rPr>
        <w:t>code review</w:t>
      </w:r>
      <w:r w:rsidR="00234B85">
        <w:rPr>
          <w:lang w:eastAsia="en-US"/>
        </w:rPr>
        <w:t xml:space="preserve"> tool.</w:t>
      </w:r>
    </w:p>
    <w:p w14:paraId="1782F6F4" w14:textId="3697D6BC" w:rsidR="003E220D" w:rsidRDefault="003E220D" w:rsidP="00234B85">
      <w:pPr>
        <w:pStyle w:val="BodyText"/>
        <w:rPr>
          <w:lang w:eastAsia="en-US"/>
        </w:rPr>
      </w:pPr>
      <w:r>
        <w:rPr>
          <w:lang w:eastAsia="en-US"/>
        </w:rPr>
        <w:t>This paper makes the following contributions:</w:t>
      </w:r>
    </w:p>
    <w:p w14:paraId="21C25086" w14:textId="4D5A9377" w:rsidR="003E220D" w:rsidRDefault="00246F63" w:rsidP="00B20BD8">
      <w:pPr>
        <w:pStyle w:val="BodyText"/>
        <w:numPr>
          <w:ilvl w:val="0"/>
          <w:numId w:val="14"/>
        </w:numPr>
        <w:ind w:left="720" w:hanging="270"/>
        <w:rPr>
          <w:lang w:eastAsia="en-US"/>
        </w:rPr>
      </w:pPr>
      <w:r>
        <w:rPr>
          <w:lang w:eastAsia="en-US"/>
        </w:rPr>
        <w:t>C</w:t>
      </w:r>
      <w:r w:rsidR="002A75CD">
        <w:rPr>
          <w:lang w:eastAsia="en-US"/>
        </w:rPr>
        <w:t>haracteriz</w:t>
      </w:r>
      <w:r>
        <w:rPr>
          <w:lang w:eastAsia="en-US"/>
        </w:rPr>
        <w:t>ing</w:t>
      </w:r>
      <w:r w:rsidR="002A75CD">
        <w:rPr>
          <w:lang w:eastAsia="en-US"/>
        </w:rPr>
        <w:t xml:space="preserve"> the motivations of developers and managers for code review and compare with actual outcomes.</w:t>
      </w:r>
    </w:p>
    <w:p w14:paraId="3A529B58" w14:textId="456060DC" w:rsidR="002A75CD" w:rsidRDefault="00246F63" w:rsidP="00B20BD8">
      <w:pPr>
        <w:pStyle w:val="BodyText"/>
        <w:numPr>
          <w:ilvl w:val="0"/>
          <w:numId w:val="14"/>
        </w:numPr>
        <w:ind w:left="720" w:hanging="270"/>
        <w:rPr>
          <w:lang w:eastAsia="en-US"/>
        </w:rPr>
      </w:pPr>
      <w:r>
        <w:rPr>
          <w:lang w:eastAsia="en-US"/>
        </w:rPr>
        <w:lastRenderedPageBreak/>
        <w:t>Relating</w:t>
      </w:r>
      <w:r w:rsidR="002A75CD">
        <w:rPr>
          <w:lang w:eastAsia="en-US"/>
        </w:rPr>
        <w:t xml:space="preserve"> the outcomes to understanding needs and discuss </w:t>
      </w:r>
      <w:r>
        <w:rPr>
          <w:lang w:eastAsia="en-US"/>
        </w:rPr>
        <w:t xml:space="preserve">how </w:t>
      </w:r>
      <w:r w:rsidR="002A75CD">
        <w:rPr>
          <w:lang w:eastAsia="en-US"/>
        </w:rPr>
        <w:t>developers achieve such needs.</w:t>
      </w:r>
    </w:p>
    <w:p w14:paraId="673DBAAD" w14:textId="5A78A500" w:rsidR="00B10160" w:rsidRDefault="000C5D35">
      <w:pPr>
        <w:pStyle w:val="BodyText"/>
        <w:rPr>
          <w:lang w:eastAsia="en-US"/>
        </w:rPr>
      </w:pPr>
      <w:r>
        <w:rPr>
          <w:lang w:eastAsia="en-US"/>
        </w:rPr>
        <w:t>Based on our findings, we provide recommendations for practitioners and implications for researchers as well as outline future avenues for research.</w:t>
      </w:r>
    </w:p>
    <w:p w14:paraId="30AA17BC" w14:textId="191A037E" w:rsidR="00A877E8" w:rsidDel="002A58C1" w:rsidRDefault="00C32D0E">
      <w:pPr>
        <w:pStyle w:val="Heading1"/>
      </w:pPr>
      <w:r>
        <w:t>Related Work</w:t>
      </w:r>
    </w:p>
    <w:p w14:paraId="17AE8913" w14:textId="6D70FFF4" w:rsidR="00541635" w:rsidRDefault="00774D14" w:rsidP="00541635">
      <w:pPr>
        <w:pStyle w:val="BodyText"/>
        <w:rPr>
          <w:lang w:eastAsia="en-US"/>
        </w:rPr>
      </w:pPr>
      <w:r>
        <w:rPr>
          <w:lang w:eastAsia="en-US"/>
        </w:rPr>
        <w:t>P</w:t>
      </w:r>
      <w:r w:rsidR="00541635" w:rsidRPr="00541635">
        <w:rPr>
          <w:lang w:eastAsia="en-US"/>
        </w:rPr>
        <w:t xml:space="preserve">revious studies </w:t>
      </w:r>
      <w:r>
        <w:rPr>
          <w:lang w:eastAsia="en-US"/>
        </w:rPr>
        <w:t xml:space="preserve">exist that have </w:t>
      </w:r>
      <w:r w:rsidR="00541635" w:rsidRPr="00541635">
        <w:rPr>
          <w:lang w:eastAsia="en-US"/>
        </w:rPr>
        <w:t>examin</w:t>
      </w:r>
      <w:r>
        <w:rPr>
          <w:lang w:eastAsia="en-US"/>
        </w:rPr>
        <w:t>ed</w:t>
      </w:r>
      <w:r w:rsidR="00541635" w:rsidRPr="00541635">
        <w:rPr>
          <w:lang w:eastAsia="en-US"/>
        </w:rPr>
        <w:t xml:space="preserve"> the practices of code inspection and code review. </w:t>
      </w:r>
      <w:r w:rsidR="001B56DC">
        <w:rPr>
          <w:lang w:eastAsia="en-US"/>
        </w:rPr>
        <w:t xml:space="preserve"> </w:t>
      </w:r>
      <w:r w:rsidR="00541635" w:rsidRPr="00541635">
        <w:rPr>
          <w:lang w:eastAsia="en-US"/>
        </w:rPr>
        <w:t>Stein et al. conducted a study focusing specifically on distributed, asynchronous code inspections [17]. The study included evaluation of a tool that allowed for identification and sharing of code faults or defects. Participants at separated locations can then discuss faults via the tool.</w:t>
      </w:r>
      <w:r w:rsidR="00536EFE">
        <w:rPr>
          <w:lang w:eastAsia="en-US"/>
        </w:rPr>
        <w:t xml:space="preserve"> </w:t>
      </w:r>
      <w:proofErr w:type="spellStart"/>
      <w:r w:rsidR="00541635" w:rsidRPr="00541635">
        <w:rPr>
          <w:lang w:eastAsia="en-US"/>
        </w:rPr>
        <w:t>Laitenburger</w:t>
      </w:r>
      <w:proofErr w:type="spellEnd"/>
      <w:r w:rsidR="00541635" w:rsidRPr="00541635">
        <w:rPr>
          <w:lang w:eastAsia="en-US"/>
        </w:rPr>
        <w:t xml:space="preserve"> conducted a survey of code insp</w:t>
      </w:r>
      <w:r w:rsidR="00444B9D">
        <w:rPr>
          <w:lang w:eastAsia="en-US"/>
        </w:rPr>
        <w:t>ection methods, and presented a taxonomy</w:t>
      </w:r>
      <w:r w:rsidR="00541635" w:rsidRPr="00541635">
        <w:rPr>
          <w:lang w:eastAsia="en-US"/>
        </w:rPr>
        <w:t xml:space="preserve"> of code inspection techniques</w:t>
      </w:r>
      <w:r w:rsidR="00B10160">
        <w:rPr>
          <w:lang w:eastAsia="en-US"/>
        </w:rPr>
        <w:t xml:space="preserve"> </w:t>
      </w:r>
      <w:sdt>
        <w:sdtPr>
          <w:rPr>
            <w:lang w:eastAsia="en-US"/>
          </w:rPr>
          <w:id w:val="-928656949"/>
          <w:citation/>
        </w:sdtPr>
        <w:sdtEndPr/>
        <w:sdtContent>
          <w:r w:rsidR="00B10160">
            <w:rPr>
              <w:lang w:eastAsia="en-US"/>
            </w:rPr>
            <w:fldChar w:fldCharType="begin"/>
          </w:r>
          <w:r w:rsidR="00B10160">
            <w:rPr>
              <w:lang w:eastAsia="en-US"/>
            </w:rPr>
            <w:instrText xml:space="preserve"> CITATION OLa02 \l 1033 </w:instrText>
          </w:r>
          <w:r w:rsidR="00B10160">
            <w:rPr>
              <w:lang w:eastAsia="en-US"/>
            </w:rPr>
            <w:fldChar w:fldCharType="separate"/>
          </w:r>
          <w:r w:rsidR="00D1755B">
            <w:rPr>
              <w:noProof/>
              <w:lang w:eastAsia="en-US"/>
            </w:rPr>
            <w:t>(Laitenberger 2002)</w:t>
          </w:r>
          <w:r w:rsidR="00B10160">
            <w:rPr>
              <w:lang w:eastAsia="en-US"/>
            </w:rPr>
            <w:fldChar w:fldCharType="end"/>
          </w:r>
        </w:sdtContent>
      </w:sdt>
      <w:r w:rsidR="00541635" w:rsidRPr="00541635">
        <w:rPr>
          <w:lang w:eastAsia="en-US"/>
        </w:rPr>
        <w:t xml:space="preserve">. </w:t>
      </w:r>
      <w:r w:rsidR="00486FDA" w:rsidRPr="00541635">
        <w:rPr>
          <w:lang w:eastAsia="en-US"/>
        </w:rPr>
        <w:t>Johnson</w:t>
      </w:r>
      <w:r w:rsidR="00486FDA">
        <w:rPr>
          <w:lang w:eastAsia="en-US"/>
        </w:rPr>
        <w:t xml:space="preserve"> conducted a</w:t>
      </w:r>
      <w:r w:rsidR="00541635" w:rsidRPr="00541635">
        <w:rPr>
          <w:lang w:eastAsia="en-US"/>
        </w:rPr>
        <w:t>n investigation into code review practices in open source development and the effect they have on choices made by software project managers</w:t>
      </w:r>
      <w:r w:rsidR="00486FDA">
        <w:rPr>
          <w:lang w:eastAsia="en-US"/>
        </w:rPr>
        <w:t xml:space="preserve"> </w:t>
      </w:r>
      <w:sdt>
        <w:sdtPr>
          <w:rPr>
            <w:lang w:eastAsia="en-US"/>
          </w:rPr>
          <w:id w:val="964153229"/>
          <w:citation/>
        </w:sdtPr>
        <w:sdtEndPr/>
        <w:sdtContent>
          <w:r w:rsidR="00486FDA">
            <w:rPr>
              <w:lang w:eastAsia="en-US"/>
            </w:rPr>
            <w:fldChar w:fldCharType="begin"/>
          </w:r>
          <w:r w:rsidR="00486FDA">
            <w:rPr>
              <w:lang w:eastAsia="en-US"/>
            </w:rPr>
            <w:instrText xml:space="preserve"> CITATION JPJ06 \l 1033 </w:instrText>
          </w:r>
          <w:r w:rsidR="00486FDA">
            <w:rPr>
              <w:lang w:eastAsia="en-US"/>
            </w:rPr>
            <w:fldChar w:fldCharType="separate"/>
          </w:r>
          <w:r w:rsidR="00D1755B">
            <w:rPr>
              <w:noProof/>
              <w:lang w:eastAsia="en-US"/>
            </w:rPr>
            <w:t>(Johnson 2006)</w:t>
          </w:r>
          <w:r w:rsidR="00486FDA">
            <w:rPr>
              <w:lang w:eastAsia="en-US"/>
            </w:rPr>
            <w:fldChar w:fldCharType="end"/>
          </w:r>
        </w:sdtContent>
      </w:sdt>
      <w:r w:rsidR="00541635" w:rsidRPr="00541635">
        <w:rPr>
          <w:lang w:eastAsia="en-US"/>
        </w:rPr>
        <w:t>.</w:t>
      </w:r>
    </w:p>
    <w:p w14:paraId="3A8066F7" w14:textId="61EA941A" w:rsidR="001C67F7" w:rsidRPr="00541635" w:rsidRDefault="001C67F7" w:rsidP="00541635">
      <w:pPr>
        <w:pStyle w:val="BodyText"/>
        <w:rPr>
          <w:lang w:eastAsia="en-US"/>
        </w:rPr>
      </w:pPr>
      <w:r>
        <w:rPr>
          <w:lang w:eastAsia="en-US"/>
        </w:rPr>
        <w:t xml:space="preserve">Porter et al. </w:t>
      </w:r>
      <w:sdt>
        <w:sdtPr>
          <w:rPr>
            <w:lang w:eastAsia="en-US"/>
          </w:rPr>
          <w:id w:val="1242839074"/>
          <w:citation/>
        </w:sdtPr>
        <w:sdtEndPr/>
        <w:sdtContent>
          <w:r>
            <w:rPr>
              <w:lang w:eastAsia="en-US"/>
            </w:rPr>
            <w:fldChar w:fldCharType="begin"/>
          </w:r>
          <w:r>
            <w:rPr>
              <w:lang w:eastAsia="en-US"/>
            </w:rPr>
            <w:instrText xml:space="preserve"> CITATION porter1996review \l 1033 </w:instrText>
          </w:r>
          <w:r>
            <w:rPr>
              <w:lang w:eastAsia="en-US"/>
            </w:rPr>
            <w:fldChar w:fldCharType="separate"/>
          </w:r>
          <w:r w:rsidR="00D1755B">
            <w:rPr>
              <w:noProof/>
              <w:lang w:eastAsia="en-US"/>
            </w:rPr>
            <w:t>(Porter, Siy and Votta 1996)</w:t>
          </w:r>
          <w:r>
            <w:rPr>
              <w:lang w:eastAsia="en-US"/>
            </w:rPr>
            <w:fldChar w:fldCharType="end"/>
          </w:r>
        </w:sdtContent>
      </w:sdt>
      <w:r>
        <w:rPr>
          <w:lang w:eastAsia="en-US"/>
        </w:rPr>
        <w:t xml:space="preserve"> </w:t>
      </w:r>
      <w:r w:rsidR="001B56DC">
        <w:rPr>
          <w:lang w:eastAsia="en-US"/>
        </w:rPr>
        <w:t>reported on</w:t>
      </w:r>
      <w:r>
        <w:rPr>
          <w:lang w:eastAsia="en-US"/>
        </w:rPr>
        <w:t xml:space="preserve"> a review of s</w:t>
      </w:r>
      <w:r w:rsidR="009D0259">
        <w:rPr>
          <w:lang w:eastAsia="en-US"/>
        </w:rPr>
        <w:t>tudies on code inspection in</w:t>
      </w:r>
      <w:r>
        <w:rPr>
          <w:lang w:eastAsia="en-US"/>
        </w:rPr>
        <w:t xml:space="preserve"> 1995 that examined the effects of factors such as team size, type of review, and n</w:t>
      </w:r>
      <w:r w:rsidR="009D0259">
        <w:rPr>
          <w:lang w:eastAsia="en-US"/>
        </w:rPr>
        <w:t>umber of sessions on code inspections</w:t>
      </w:r>
      <w:r>
        <w:rPr>
          <w:lang w:eastAsia="en-US"/>
        </w:rPr>
        <w:t>.  They also assessed costs and benefits across a number of studies.  These studies differ from ours in that they were not tool-based and were the majority involved planned meetings to discuss the code.</w:t>
      </w:r>
    </w:p>
    <w:p w14:paraId="193D5736" w14:textId="509F973C" w:rsidR="001B56DC" w:rsidRDefault="009D0259" w:rsidP="009D0259">
      <w:pPr>
        <w:pStyle w:val="BodyText"/>
        <w:rPr>
          <w:lang w:eastAsia="en-US"/>
        </w:rPr>
      </w:pPr>
      <w:r>
        <w:rPr>
          <w:lang w:eastAsia="en-US"/>
        </w:rPr>
        <w:t>However, prior research also sheds light on why review today is more often tool-based, informal, and often asynchronous.</w:t>
      </w:r>
      <w:r w:rsidR="00541635" w:rsidRPr="00541635">
        <w:rPr>
          <w:lang w:eastAsia="en-US"/>
        </w:rPr>
        <w:t xml:space="preserve"> </w:t>
      </w:r>
      <w:r w:rsidR="0077159F">
        <w:rPr>
          <w:lang w:eastAsia="en-US"/>
        </w:rPr>
        <w:t xml:space="preserve">The </w:t>
      </w:r>
      <w:r>
        <w:rPr>
          <w:lang w:eastAsia="en-US"/>
        </w:rPr>
        <w:t xml:space="preserve">current state </w:t>
      </w:r>
      <w:r w:rsidR="0077159F">
        <w:rPr>
          <w:lang w:eastAsia="en-US"/>
        </w:rPr>
        <w:t>of code review might be due</w:t>
      </w:r>
      <w:r>
        <w:rPr>
          <w:lang w:eastAsia="en-US"/>
        </w:rPr>
        <w:t xml:space="preserve"> </w:t>
      </w:r>
      <w:r w:rsidR="0077159F">
        <w:rPr>
          <w:lang w:eastAsia="en-US"/>
        </w:rPr>
        <w:t>to</w:t>
      </w:r>
      <w:r>
        <w:rPr>
          <w:lang w:eastAsia="en-US"/>
        </w:rPr>
        <w:t xml:space="preserve"> the time required for more formal inspections.  </w:t>
      </w:r>
      <w:proofErr w:type="spellStart"/>
      <w:r>
        <w:rPr>
          <w:lang w:eastAsia="en-US"/>
        </w:rPr>
        <w:t>Votta</w:t>
      </w:r>
      <w:proofErr w:type="spellEnd"/>
      <w:r>
        <w:rPr>
          <w:lang w:eastAsia="en-US"/>
        </w:rPr>
        <w:t xml:space="preserve"> found that 20% of the interval in a “traditional inspection” is wasted due to scheduling </w:t>
      </w:r>
      <w:sdt>
        <w:sdtPr>
          <w:rPr>
            <w:lang w:eastAsia="en-US"/>
          </w:rPr>
          <w:id w:val="-1272545905"/>
          <w:citation/>
        </w:sdtPr>
        <w:sdtEndPr/>
        <w:sdtContent>
          <w:r>
            <w:rPr>
              <w:lang w:eastAsia="en-US"/>
            </w:rPr>
            <w:fldChar w:fldCharType="begin"/>
          </w:r>
          <w:r>
            <w:rPr>
              <w:lang w:eastAsia="en-US"/>
            </w:rPr>
            <w:instrText xml:space="preserve"> CITATION votta1993does \l 1033 </w:instrText>
          </w:r>
          <w:r>
            <w:rPr>
              <w:lang w:eastAsia="en-US"/>
            </w:rPr>
            <w:fldChar w:fldCharType="separate"/>
          </w:r>
          <w:r w:rsidR="00D1755B">
            <w:rPr>
              <w:noProof/>
              <w:lang w:eastAsia="en-US"/>
            </w:rPr>
            <w:t>(Votta 1993)</w:t>
          </w:r>
          <w:r>
            <w:rPr>
              <w:lang w:eastAsia="en-US"/>
            </w:rPr>
            <w:fldChar w:fldCharType="end"/>
          </w:r>
        </w:sdtContent>
      </w:sdt>
      <w:r>
        <w:rPr>
          <w:lang w:eastAsia="en-US"/>
        </w:rPr>
        <w:t xml:space="preserve">. </w:t>
      </w:r>
      <w:r w:rsidR="00541635" w:rsidRPr="00541635">
        <w:rPr>
          <w:lang w:eastAsia="en-US"/>
        </w:rPr>
        <w:t xml:space="preserve">The ICICLE tool </w:t>
      </w:r>
      <w:sdt>
        <w:sdtPr>
          <w:rPr>
            <w:lang w:eastAsia="en-US"/>
          </w:rPr>
          <w:id w:val="-117295121"/>
          <w:citation/>
        </w:sdtPr>
        <w:sdtEndPr/>
        <w:sdtContent>
          <w:r w:rsidR="001A6325">
            <w:rPr>
              <w:lang w:eastAsia="en-US"/>
            </w:rPr>
            <w:fldChar w:fldCharType="begin"/>
          </w:r>
          <w:r w:rsidR="00FB03C7">
            <w:rPr>
              <w:lang w:eastAsia="en-US"/>
            </w:rPr>
            <w:instrText xml:space="preserve">CITATION Brothers1990IGC9933299353 \l 1033 </w:instrText>
          </w:r>
          <w:r w:rsidR="001A6325">
            <w:rPr>
              <w:lang w:eastAsia="en-US"/>
            </w:rPr>
            <w:fldChar w:fldCharType="separate"/>
          </w:r>
          <w:r w:rsidR="00D1755B">
            <w:rPr>
              <w:noProof/>
              <w:lang w:eastAsia="en-US"/>
            </w:rPr>
            <w:t>(Brothers, Sembugamoorthy and Muller 1990)</w:t>
          </w:r>
          <w:r w:rsidR="001A6325">
            <w:rPr>
              <w:lang w:eastAsia="en-US"/>
            </w:rPr>
            <w:fldChar w:fldCharType="end"/>
          </w:r>
        </w:sdtContent>
      </w:sdt>
      <w:r w:rsidR="001A6325">
        <w:rPr>
          <w:lang w:eastAsia="en-US"/>
        </w:rPr>
        <w:t xml:space="preserve">, </w:t>
      </w:r>
      <w:r w:rsidR="00541635" w:rsidRPr="00541635">
        <w:rPr>
          <w:lang w:eastAsia="en-US"/>
        </w:rPr>
        <w:t>or “Intelligent Code Inspection in a C Language Environment</w:t>
      </w:r>
      <w:r w:rsidR="001A6325">
        <w:rPr>
          <w:lang w:eastAsia="en-US"/>
        </w:rPr>
        <w:t>,</w:t>
      </w:r>
      <w:r w:rsidR="00541635" w:rsidRPr="00541635">
        <w:rPr>
          <w:lang w:eastAsia="en-US"/>
        </w:rPr>
        <w:t xml:space="preserve">” was developed after researchers at </w:t>
      </w:r>
      <w:proofErr w:type="spellStart"/>
      <w:r w:rsidR="00541635" w:rsidRPr="00541635">
        <w:rPr>
          <w:lang w:eastAsia="en-US"/>
        </w:rPr>
        <w:t>Bellcore</w:t>
      </w:r>
      <w:proofErr w:type="spellEnd"/>
      <w:r w:rsidR="00541635" w:rsidRPr="00541635">
        <w:rPr>
          <w:lang w:eastAsia="en-US"/>
        </w:rPr>
        <w:t xml:space="preserve"> observed how much time and work was expended before and during formal code inspections.</w:t>
      </w:r>
      <w:r>
        <w:rPr>
          <w:lang w:eastAsia="en-US"/>
        </w:rPr>
        <w:t xml:space="preserve"> Many of today’s review tools are based </w:t>
      </w:r>
      <w:r w:rsidR="00F32D23">
        <w:rPr>
          <w:lang w:eastAsia="en-US"/>
        </w:rPr>
        <w:t>o</w:t>
      </w:r>
      <w:r>
        <w:rPr>
          <w:lang w:eastAsia="en-US"/>
        </w:rPr>
        <w:t>n ideas that originated in</w:t>
      </w:r>
      <w:r w:rsidR="001B56DC">
        <w:rPr>
          <w:lang w:eastAsia="en-US"/>
        </w:rPr>
        <w:t xml:space="preserve"> ICICLE.  </w:t>
      </w:r>
      <w:r w:rsidR="00541635" w:rsidRPr="00541635">
        <w:rPr>
          <w:lang w:eastAsia="en-US"/>
        </w:rPr>
        <w:t xml:space="preserve">Other </w:t>
      </w:r>
      <w:r>
        <w:rPr>
          <w:lang w:eastAsia="en-US"/>
        </w:rPr>
        <w:t xml:space="preserve">similar </w:t>
      </w:r>
      <w:r w:rsidR="00541635" w:rsidRPr="00541635">
        <w:rPr>
          <w:lang w:eastAsia="en-US"/>
        </w:rPr>
        <w:t>tools</w:t>
      </w:r>
      <w:r w:rsidR="00461372">
        <w:rPr>
          <w:lang w:eastAsia="en-US"/>
        </w:rPr>
        <w:t xml:space="preserve"> </w:t>
      </w:r>
      <w:r>
        <w:rPr>
          <w:lang w:eastAsia="en-US"/>
        </w:rPr>
        <w:t xml:space="preserve">have been developed in an effort to reduce time for inspection and allow asynchronous work on reviews.  </w:t>
      </w:r>
      <w:r w:rsidR="00461372">
        <w:rPr>
          <w:lang w:eastAsia="en-US"/>
        </w:rPr>
        <w:t xml:space="preserve"> </w:t>
      </w:r>
      <w:r>
        <w:rPr>
          <w:lang w:eastAsia="en-US"/>
        </w:rPr>
        <w:t>E</w:t>
      </w:r>
      <w:r w:rsidR="00461372">
        <w:rPr>
          <w:lang w:eastAsia="en-US"/>
        </w:rPr>
        <w:t>xample</w:t>
      </w:r>
      <w:r>
        <w:rPr>
          <w:lang w:eastAsia="en-US"/>
        </w:rPr>
        <w:t>s include</w:t>
      </w:r>
      <w:r w:rsidR="00461372">
        <w:rPr>
          <w:lang w:eastAsia="en-US"/>
        </w:rPr>
        <w:t xml:space="preserve"> </w:t>
      </w:r>
      <w:proofErr w:type="gramStart"/>
      <w:r w:rsidR="00541635" w:rsidRPr="00541635">
        <w:rPr>
          <w:lang w:eastAsia="en-US"/>
        </w:rPr>
        <w:t>CAIS</w:t>
      </w:r>
      <w:r>
        <w:rPr>
          <w:lang w:eastAsia="en-US"/>
        </w:rPr>
        <w:t xml:space="preserve"> </w:t>
      </w:r>
      <w:r w:rsidR="00541635" w:rsidRPr="00541635">
        <w:rPr>
          <w:lang w:eastAsia="en-US"/>
        </w:rPr>
        <w:t xml:space="preserve"> </w:t>
      </w:r>
      <w:proofErr w:type="gramEnd"/>
      <w:sdt>
        <w:sdtPr>
          <w:rPr>
            <w:lang w:eastAsia="en-US"/>
          </w:rPr>
          <w:id w:val="1899249527"/>
          <w:citation/>
        </w:sdtPr>
        <w:sdtEndPr/>
        <w:sdtContent>
          <w:r w:rsidR="00C76DD7">
            <w:rPr>
              <w:lang w:eastAsia="en-US"/>
            </w:rPr>
            <w:fldChar w:fldCharType="begin"/>
          </w:r>
          <w:r w:rsidR="00C76DD7">
            <w:rPr>
              <w:lang w:eastAsia="en-US"/>
            </w:rPr>
            <w:instrText xml:space="preserve"> CITATION Mashayekhi:1994:CCA:195274.195290 \l 1033 </w:instrText>
          </w:r>
          <w:r w:rsidR="00C76DD7">
            <w:rPr>
              <w:lang w:eastAsia="en-US"/>
            </w:rPr>
            <w:fldChar w:fldCharType="separate"/>
          </w:r>
          <w:r w:rsidR="00D1755B">
            <w:rPr>
              <w:noProof/>
              <w:lang w:eastAsia="en-US"/>
            </w:rPr>
            <w:t>(Mashayekhi, Feulner and Riedl 1994)</w:t>
          </w:r>
          <w:r w:rsidR="00C76DD7">
            <w:rPr>
              <w:lang w:eastAsia="en-US"/>
            </w:rPr>
            <w:fldChar w:fldCharType="end"/>
          </w:r>
        </w:sdtContent>
      </w:sdt>
      <w:r w:rsidR="001665C2">
        <w:rPr>
          <w:lang w:eastAsia="en-US"/>
        </w:rPr>
        <w:t xml:space="preserve"> </w:t>
      </w:r>
      <w:r w:rsidR="00541635" w:rsidRPr="00541635">
        <w:rPr>
          <w:lang w:eastAsia="en-US"/>
        </w:rPr>
        <w:t xml:space="preserve">and Scrutiny </w:t>
      </w:r>
      <w:sdt>
        <w:sdtPr>
          <w:rPr>
            <w:lang w:eastAsia="en-US"/>
          </w:rPr>
          <w:id w:val="1106783570"/>
          <w:citation/>
        </w:sdtPr>
        <w:sdtEndPr/>
        <w:sdtContent>
          <w:r w:rsidR="00C33A1D">
            <w:rPr>
              <w:lang w:eastAsia="en-US"/>
            </w:rPr>
            <w:fldChar w:fldCharType="begin"/>
          </w:r>
          <w:r w:rsidR="008034E3">
            <w:rPr>
              <w:lang w:eastAsia="en-US"/>
            </w:rPr>
            <w:instrText xml:space="preserve">CITATION Gintell1993SCI645384651463 \l 1033 </w:instrText>
          </w:r>
          <w:r w:rsidR="00C33A1D">
            <w:rPr>
              <w:lang w:eastAsia="en-US"/>
            </w:rPr>
            <w:fldChar w:fldCharType="separate"/>
          </w:r>
          <w:r w:rsidR="00D1755B">
            <w:rPr>
              <w:noProof/>
              <w:lang w:eastAsia="en-US"/>
            </w:rPr>
            <w:t>(Gintell, et al. 1993)</w:t>
          </w:r>
          <w:r w:rsidR="00C33A1D">
            <w:rPr>
              <w:lang w:eastAsia="en-US"/>
            </w:rPr>
            <w:fldChar w:fldCharType="end"/>
          </w:r>
        </w:sdtContent>
      </w:sdt>
      <w:r w:rsidR="00461372">
        <w:rPr>
          <w:lang w:eastAsia="en-US"/>
        </w:rPr>
        <w:t>.</w:t>
      </w:r>
    </w:p>
    <w:p w14:paraId="6C6C5D3B" w14:textId="34CDE470" w:rsidR="00541635" w:rsidRPr="00541635" w:rsidRDefault="00F61C8E" w:rsidP="001B56DC">
      <w:pPr>
        <w:pStyle w:val="BodyText"/>
        <w:rPr>
          <w:lang w:eastAsia="en-US"/>
        </w:rPr>
      </w:pPr>
      <w:r>
        <w:rPr>
          <w:lang w:eastAsia="en-US"/>
        </w:rPr>
        <w:t xml:space="preserve">More recently, </w:t>
      </w:r>
      <w:r w:rsidR="00541635" w:rsidRPr="00541635">
        <w:rPr>
          <w:lang w:eastAsia="en-US"/>
        </w:rPr>
        <w:t xml:space="preserve">Rigby </w:t>
      </w:r>
      <w:r w:rsidR="001B56DC">
        <w:rPr>
          <w:lang w:eastAsia="en-US"/>
        </w:rPr>
        <w:t xml:space="preserve">has done extensive work examining </w:t>
      </w:r>
      <w:r w:rsidR="00541635" w:rsidRPr="00541635">
        <w:rPr>
          <w:lang w:eastAsia="en-US"/>
        </w:rPr>
        <w:t xml:space="preserve">code review practices in open source software </w:t>
      </w:r>
      <w:r w:rsidR="001B56DC">
        <w:rPr>
          <w:lang w:eastAsia="en-US"/>
        </w:rPr>
        <w:t>development</w:t>
      </w:r>
      <w:r w:rsidR="009D0259">
        <w:rPr>
          <w:lang w:eastAsia="en-US"/>
        </w:rPr>
        <w:t xml:space="preserve"> </w:t>
      </w:r>
      <w:sdt>
        <w:sdtPr>
          <w:rPr>
            <w:lang w:eastAsia="en-US"/>
          </w:rPr>
          <w:id w:val="-1051996997"/>
          <w:citation/>
        </w:sdtPr>
        <w:sdtEndPr/>
        <w:sdtContent>
          <w:r w:rsidR="009D0259">
            <w:rPr>
              <w:lang w:eastAsia="en-US"/>
            </w:rPr>
            <w:fldChar w:fldCharType="begin"/>
          </w:r>
          <w:r w:rsidR="009D0259">
            <w:rPr>
              <w:lang w:eastAsia="en-US"/>
            </w:rPr>
            <w:instrText xml:space="preserve"> CITATION Rigby2012IEEES \l 1033 </w:instrText>
          </w:r>
          <w:r w:rsidR="009D0259">
            <w:rPr>
              <w:lang w:eastAsia="en-US"/>
            </w:rPr>
            <w:fldChar w:fldCharType="separate"/>
          </w:r>
          <w:r w:rsidR="00D1755B">
            <w:rPr>
              <w:noProof/>
              <w:lang w:eastAsia="en-US"/>
            </w:rPr>
            <w:t>(Rigby, Cleary, et al. 2012)</w:t>
          </w:r>
          <w:r w:rsidR="009D0259">
            <w:rPr>
              <w:lang w:eastAsia="en-US"/>
            </w:rPr>
            <w:fldChar w:fldCharType="end"/>
          </w:r>
        </w:sdtContent>
      </w:sdt>
      <w:r w:rsidR="001B56DC">
        <w:rPr>
          <w:lang w:eastAsia="en-US"/>
        </w:rPr>
        <w:t xml:space="preserve">.  For example in a study of practices in the Apache project </w:t>
      </w:r>
      <w:sdt>
        <w:sdtPr>
          <w:rPr>
            <w:lang w:eastAsia="en-US"/>
          </w:rPr>
          <w:id w:val="758179546"/>
          <w:citation/>
        </w:sdtPr>
        <w:sdtEndPr/>
        <w:sdtContent>
          <w:r w:rsidR="00C1555F">
            <w:rPr>
              <w:lang w:eastAsia="en-US"/>
            </w:rPr>
            <w:fldChar w:fldCharType="begin"/>
          </w:r>
          <w:r w:rsidR="00FB03C7">
            <w:rPr>
              <w:lang w:eastAsia="en-US"/>
            </w:rPr>
            <w:instrText xml:space="preserve">CITATION Rigby2008OSS13680881368162 \l 1033 </w:instrText>
          </w:r>
          <w:r w:rsidR="00C1555F">
            <w:rPr>
              <w:lang w:eastAsia="en-US"/>
            </w:rPr>
            <w:fldChar w:fldCharType="separate"/>
          </w:r>
          <w:r w:rsidR="00D1755B">
            <w:rPr>
              <w:noProof/>
              <w:lang w:eastAsia="en-US"/>
            </w:rPr>
            <w:t>(Rigby, German and Storey, Open source software peer review practices: a case study of the apache server 2008)</w:t>
          </w:r>
          <w:r w:rsidR="00C1555F">
            <w:rPr>
              <w:lang w:eastAsia="en-US"/>
            </w:rPr>
            <w:fldChar w:fldCharType="end"/>
          </w:r>
        </w:sdtContent>
      </w:sdt>
      <w:r w:rsidR="00541635" w:rsidRPr="00541635">
        <w:rPr>
          <w:lang w:eastAsia="en-US"/>
        </w:rPr>
        <w:t xml:space="preserve"> </w:t>
      </w:r>
      <w:r w:rsidR="001B56DC">
        <w:rPr>
          <w:lang w:eastAsia="en-US"/>
        </w:rPr>
        <w:t>they</w:t>
      </w:r>
      <w:r w:rsidR="00541635" w:rsidRPr="00541635">
        <w:rPr>
          <w:lang w:eastAsia="en-US"/>
        </w:rPr>
        <w:t xml:space="preserve"> data-mined the email archives and found that reviews were typically small and frequent, and that </w:t>
      </w:r>
      <w:r w:rsidR="00863313">
        <w:rPr>
          <w:lang w:eastAsia="en-US"/>
        </w:rPr>
        <w:t xml:space="preserve">the </w:t>
      </w:r>
      <w:r w:rsidR="00541635" w:rsidRPr="00541635">
        <w:rPr>
          <w:lang w:eastAsia="en-US"/>
        </w:rPr>
        <w:t>contributions to a review were often brief and independent from one another.</w:t>
      </w:r>
    </w:p>
    <w:p w14:paraId="64EBC8A1" w14:textId="543D54A4" w:rsidR="001B56DC" w:rsidRDefault="00541635" w:rsidP="009451DC">
      <w:pPr>
        <w:pStyle w:val="BodyText"/>
        <w:rPr>
          <w:lang w:eastAsia="en-US"/>
        </w:rPr>
      </w:pPr>
      <w:r w:rsidRPr="00541635">
        <w:rPr>
          <w:lang w:eastAsia="en-US"/>
        </w:rPr>
        <w:t xml:space="preserve">  </w:t>
      </w:r>
      <w:r w:rsidR="001B56DC">
        <w:rPr>
          <w:lang w:eastAsia="en-US"/>
        </w:rPr>
        <w:t>Sutherland and Venolia</w:t>
      </w:r>
      <w:r w:rsidR="001B56DC" w:rsidRPr="001B56DC">
        <w:rPr>
          <w:lang w:eastAsia="en-US"/>
        </w:rPr>
        <w:t xml:space="preserve"> conducted a</w:t>
      </w:r>
      <w:r w:rsidR="001B56DC">
        <w:rPr>
          <w:lang w:eastAsia="en-US"/>
        </w:rPr>
        <w:t xml:space="preserve"> study at Microsoft regarding</w:t>
      </w:r>
      <w:r w:rsidR="001B56DC" w:rsidRPr="001B56DC">
        <w:rPr>
          <w:lang w:eastAsia="en-US"/>
        </w:rPr>
        <w:t xml:space="preserve"> using code review data</w:t>
      </w:r>
      <w:r w:rsidR="001B56DC">
        <w:rPr>
          <w:lang w:eastAsia="en-US"/>
        </w:rPr>
        <w:t xml:space="preserve"> for later information needs </w:t>
      </w:r>
      <w:sdt>
        <w:sdtPr>
          <w:rPr>
            <w:lang w:eastAsia="en-US"/>
          </w:rPr>
          <w:id w:val="-816723587"/>
          <w:citation/>
        </w:sdtPr>
        <w:sdtEndPr/>
        <w:sdtContent>
          <w:r w:rsidR="001B56DC">
            <w:rPr>
              <w:lang w:eastAsia="en-US"/>
            </w:rPr>
            <w:fldChar w:fldCharType="begin"/>
          </w:r>
          <w:r w:rsidR="00492CF0">
            <w:rPr>
              <w:lang w:eastAsia="en-US"/>
            </w:rPr>
            <w:instrText xml:space="preserve">CITATION 5070996 \l 1033 </w:instrText>
          </w:r>
          <w:r w:rsidR="001B56DC">
            <w:rPr>
              <w:lang w:eastAsia="en-US"/>
            </w:rPr>
            <w:fldChar w:fldCharType="separate"/>
          </w:r>
          <w:r w:rsidR="00D1755B">
            <w:rPr>
              <w:noProof/>
              <w:lang w:eastAsia="en-US"/>
            </w:rPr>
            <w:t>(Sutherland and Venolia 2009)</w:t>
          </w:r>
          <w:r w:rsidR="001B56DC">
            <w:rPr>
              <w:lang w:eastAsia="en-US"/>
            </w:rPr>
            <w:fldChar w:fldCharType="end"/>
          </w:r>
        </w:sdtContent>
      </w:sdt>
      <w:r w:rsidR="001B56DC" w:rsidRPr="001B56DC">
        <w:rPr>
          <w:lang w:eastAsia="en-US"/>
        </w:rPr>
        <w:t xml:space="preserve">. They hypothesized that the knowledge exchanged during code reviews could be of great value to engineers later trying to understand or modify the discussed code. </w:t>
      </w:r>
      <w:r w:rsidR="001B56DC">
        <w:rPr>
          <w:lang w:eastAsia="en-US"/>
        </w:rPr>
        <w:t>T</w:t>
      </w:r>
      <w:r w:rsidR="001B56DC" w:rsidRPr="001B56DC">
        <w:rPr>
          <w:lang w:eastAsia="en-US"/>
        </w:rPr>
        <w:t xml:space="preserve">hey found that “the meat of the code review dialog, no matter what medium, is the articulation of design </w:t>
      </w:r>
      <w:r w:rsidR="001B56DC" w:rsidRPr="001B56DC">
        <w:rPr>
          <w:lang w:eastAsia="en-US"/>
        </w:rPr>
        <w:lastRenderedPageBreak/>
        <w:t xml:space="preserve">rationale” and, </w:t>
      </w:r>
      <w:r w:rsidR="002F476F">
        <w:rPr>
          <w:lang w:eastAsia="en-US"/>
        </w:rPr>
        <w:t>thus</w:t>
      </w:r>
      <w:r w:rsidR="001B56DC" w:rsidRPr="001B56DC">
        <w:rPr>
          <w:lang w:eastAsia="en-US"/>
        </w:rPr>
        <w:t>, “code reviews are an enticing opportunity for capturing design rationale.”</w:t>
      </w:r>
    </w:p>
    <w:p w14:paraId="3B1F1B0A" w14:textId="58B88974" w:rsidR="009451DC" w:rsidRPr="00D24952" w:rsidRDefault="00541635" w:rsidP="009451DC">
      <w:pPr>
        <w:pStyle w:val="BodyText"/>
      </w:pPr>
      <w:r w:rsidRPr="00541635">
        <w:rPr>
          <w:lang w:eastAsia="en-US"/>
        </w:rPr>
        <w:t xml:space="preserve">When studying developer work habits, </w:t>
      </w:r>
      <w:proofErr w:type="spellStart"/>
      <w:r w:rsidRPr="00541635">
        <w:rPr>
          <w:lang w:eastAsia="en-US"/>
        </w:rPr>
        <w:t>Latoza</w:t>
      </w:r>
      <w:proofErr w:type="spellEnd"/>
      <w:r w:rsidRPr="00541635">
        <w:rPr>
          <w:lang w:eastAsia="en-US"/>
        </w:rPr>
        <w:t xml:space="preserve"> </w:t>
      </w:r>
      <w:r w:rsidRPr="00541635">
        <w:rPr>
          <w:i/>
          <w:lang w:eastAsia="en-US"/>
        </w:rPr>
        <w:t>et al.</w:t>
      </w:r>
      <w:r w:rsidRPr="00541635">
        <w:rPr>
          <w:lang w:eastAsia="en-US"/>
        </w:rPr>
        <w:t xml:space="preserve"> found that many problems encountered by developers were related to understanding the rationale behind code changes </w:t>
      </w:r>
      <w:r w:rsidR="001F6DA2">
        <w:rPr>
          <w:lang w:eastAsia="en-US"/>
        </w:rPr>
        <w:t>and</w:t>
      </w:r>
      <w:r w:rsidRPr="00541635">
        <w:rPr>
          <w:lang w:eastAsia="en-US"/>
        </w:rPr>
        <w:t xml:space="preserve"> gathering knowledge from other members of their team</w:t>
      </w:r>
      <w:sdt>
        <w:sdtPr>
          <w:rPr>
            <w:lang w:eastAsia="en-US"/>
          </w:rPr>
          <w:id w:val="1008642811"/>
          <w:citation/>
        </w:sdtPr>
        <w:sdtEndPr/>
        <w:sdtContent>
          <w:r w:rsidR="00F6628E">
            <w:rPr>
              <w:lang w:eastAsia="en-US"/>
            </w:rPr>
            <w:fldChar w:fldCharType="begin"/>
          </w:r>
          <w:r w:rsidR="00492CF0">
            <w:rPr>
              <w:lang w:eastAsia="en-US"/>
            </w:rPr>
            <w:instrText xml:space="preserve">CITATION LaToza2006MMM11342851134355 \l 1033 </w:instrText>
          </w:r>
          <w:r w:rsidR="00F6628E">
            <w:rPr>
              <w:lang w:eastAsia="en-US"/>
            </w:rPr>
            <w:fldChar w:fldCharType="separate"/>
          </w:r>
          <w:r w:rsidR="00D1755B">
            <w:rPr>
              <w:noProof/>
              <w:lang w:eastAsia="en-US"/>
            </w:rPr>
            <w:t xml:space="preserve"> (LaToza, Venolia and DeLine 2006)</w:t>
          </w:r>
          <w:r w:rsidR="00F6628E">
            <w:rPr>
              <w:lang w:eastAsia="en-US"/>
            </w:rPr>
            <w:fldChar w:fldCharType="end"/>
          </w:r>
        </w:sdtContent>
      </w:sdt>
      <w:r w:rsidRPr="00541635">
        <w:rPr>
          <w:lang w:eastAsia="en-US"/>
        </w:rPr>
        <w:t>.</w:t>
      </w:r>
    </w:p>
    <w:p w14:paraId="022204DB" w14:textId="77777777" w:rsidR="00D24952" w:rsidRDefault="00C32D0E" w:rsidP="00D24952">
      <w:pPr>
        <w:pStyle w:val="Heading1"/>
      </w:pPr>
      <w:r>
        <w:t>Methodology</w:t>
      </w:r>
    </w:p>
    <w:p w14:paraId="1855DCC5" w14:textId="7B857504" w:rsidR="00C4782F" w:rsidRDefault="007C1839" w:rsidP="007C1839">
      <w:pPr>
        <w:pStyle w:val="BodyText"/>
        <w:rPr>
          <w:lang w:eastAsia="en-US"/>
        </w:rPr>
      </w:pPr>
      <w:r>
        <w:rPr>
          <w:lang w:eastAsia="en-US"/>
        </w:rPr>
        <w:t xml:space="preserve">In </w:t>
      </w:r>
      <w:r w:rsidR="00C4782F">
        <w:rPr>
          <w:lang w:eastAsia="en-US"/>
        </w:rPr>
        <w:t>this section</w:t>
      </w:r>
      <w:r>
        <w:rPr>
          <w:lang w:eastAsia="en-US"/>
        </w:rPr>
        <w:t xml:space="preserve"> we </w:t>
      </w:r>
      <w:r w:rsidR="003444ED">
        <w:rPr>
          <w:lang w:eastAsia="en-US"/>
        </w:rPr>
        <w:t xml:space="preserve">define </w:t>
      </w:r>
      <w:r>
        <w:rPr>
          <w:lang w:eastAsia="en-US"/>
        </w:rPr>
        <w:t xml:space="preserve">the </w:t>
      </w:r>
      <w:r w:rsidR="00511924">
        <w:rPr>
          <w:lang w:eastAsia="en-US"/>
        </w:rPr>
        <w:t>research questions</w:t>
      </w:r>
      <w:r w:rsidR="009B2781">
        <w:rPr>
          <w:lang w:eastAsia="en-US"/>
        </w:rPr>
        <w:t>,</w:t>
      </w:r>
      <w:r w:rsidR="00511924">
        <w:rPr>
          <w:lang w:eastAsia="en-US"/>
        </w:rPr>
        <w:t xml:space="preserve"> </w:t>
      </w:r>
      <w:r w:rsidR="00352095">
        <w:rPr>
          <w:lang w:eastAsia="en-US"/>
        </w:rPr>
        <w:t xml:space="preserve">describe </w:t>
      </w:r>
      <w:r w:rsidR="00511924">
        <w:rPr>
          <w:lang w:eastAsia="en-US"/>
        </w:rPr>
        <w:t xml:space="preserve">the </w:t>
      </w:r>
      <w:r w:rsidR="00C4782F">
        <w:rPr>
          <w:lang w:eastAsia="en-US"/>
        </w:rPr>
        <w:t xml:space="preserve">research </w:t>
      </w:r>
      <w:r>
        <w:rPr>
          <w:lang w:eastAsia="en-US"/>
        </w:rPr>
        <w:t>setting</w:t>
      </w:r>
      <w:r w:rsidR="00AE481A">
        <w:rPr>
          <w:lang w:eastAsia="en-US"/>
        </w:rPr>
        <w:t>s</w:t>
      </w:r>
      <w:r w:rsidR="009B2781">
        <w:rPr>
          <w:lang w:eastAsia="en-US"/>
        </w:rPr>
        <w:t>,</w:t>
      </w:r>
      <w:r w:rsidR="000A4EAE">
        <w:rPr>
          <w:lang w:eastAsia="en-US"/>
        </w:rPr>
        <w:t xml:space="preserve"> and </w:t>
      </w:r>
      <w:r w:rsidR="009B2781">
        <w:rPr>
          <w:lang w:eastAsia="en-US"/>
        </w:rPr>
        <w:t xml:space="preserve">outline our research </w:t>
      </w:r>
      <w:r w:rsidR="000A4EAE">
        <w:rPr>
          <w:lang w:eastAsia="en-US"/>
        </w:rPr>
        <w:t>method</w:t>
      </w:r>
      <w:r w:rsidR="009B2781">
        <w:rPr>
          <w:lang w:eastAsia="en-US"/>
        </w:rPr>
        <w:t>.</w:t>
      </w:r>
    </w:p>
    <w:p w14:paraId="2E54ED8B" w14:textId="77777777" w:rsidR="00C4782F" w:rsidRDefault="00C4782F" w:rsidP="00C4782F">
      <w:pPr>
        <w:pStyle w:val="Heading2"/>
      </w:pPr>
      <w:r>
        <w:t>Research Questions</w:t>
      </w:r>
    </w:p>
    <w:p w14:paraId="0B29A911" w14:textId="49E714A9" w:rsidR="00C4782F" w:rsidRDefault="00C4782F" w:rsidP="00C4782F">
      <w:pPr>
        <w:pStyle w:val="BodyText"/>
        <w:rPr>
          <w:lang w:eastAsia="en-US"/>
        </w:rPr>
      </w:pPr>
      <w:r>
        <w:rPr>
          <w:lang w:eastAsia="en-US"/>
        </w:rPr>
        <w:t xml:space="preserve">Our investigation of code review revolves around the following research questions, which we iteratively refined during </w:t>
      </w:r>
      <w:r w:rsidR="00352095">
        <w:rPr>
          <w:lang w:eastAsia="en-US"/>
        </w:rPr>
        <w:t xml:space="preserve">our initial </w:t>
      </w:r>
      <w:r>
        <w:rPr>
          <w:lang w:eastAsia="en-US"/>
        </w:rPr>
        <w:t>in-field observations and interviews:</w:t>
      </w:r>
    </w:p>
    <w:p w14:paraId="5847B429" w14:textId="52FE5797" w:rsidR="00C4782F" w:rsidRDefault="00C4782F" w:rsidP="00D93CED">
      <w:pPr>
        <w:pStyle w:val="BodyText"/>
        <w:numPr>
          <w:ilvl w:val="0"/>
          <w:numId w:val="12"/>
        </w:numPr>
        <w:ind w:left="810"/>
        <w:rPr>
          <w:lang w:eastAsia="en-US"/>
        </w:rPr>
      </w:pPr>
      <w:r>
        <w:rPr>
          <w:lang w:eastAsia="en-US"/>
        </w:rPr>
        <w:t xml:space="preserve">What are the motivations and expectations for </w:t>
      </w:r>
      <w:r w:rsidR="00CA7D6D">
        <w:rPr>
          <w:lang w:eastAsia="en-US"/>
        </w:rPr>
        <w:t xml:space="preserve">modern </w:t>
      </w:r>
      <w:r>
        <w:rPr>
          <w:lang w:eastAsia="en-US"/>
        </w:rPr>
        <w:t>code review?</w:t>
      </w:r>
      <w:r w:rsidR="00744853">
        <w:rPr>
          <w:lang w:eastAsia="en-US"/>
        </w:rPr>
        <w:t xml:space="preserve"> Do they change from managers to developers and testers?</w:t>
      </w:r>
    </w:p>
    <w:p w14:paraId="51D77192" w14:textId="13695A8E" w:rsidR="00C4782F" w:rsidRDefault="00C4782F" w:rsidP="00D93CED">
      <w:pPr>
        <w:pStyle w:val="BodyText"/>
        <w:numPr>
          <w:ilvl w:val="0"/>
          <w:numId w:val="12"/>
        </w:numPr>
        <w:ind w:left="810"/>
        <w:rPr>
          <w:lang w:eastAsia="en-US"/>
        </w:rPr>
      </w:pPr>
      <w:r>
        <w:rPr>
          <w:lang w:eastAsia="en-US"/>
        </w:rPr>
        <w:t xml:space="preserve">What </w:t>
      </w:r>
      <w:r w:rsidR="00774D14">
        <w:rPr>
          <w:lang w:eastAsia="en-US"/>
        </w:rPr>
        <w:t>are</w:t>
      </w:r>
      <w:r>
        <w:rPr>
          <w:lang w:eastAsia="en-US"/>
        </w:rPr>
        <w:t xml:space="preserve"> the actual outcome</w:t>
      </w:r>
      <w:r w:rsidR="00774D14">
        <w:rPr>
          <w:lang w:eastAsia="en-US"/>
        </w:rPr>
        <w:t>s</w:t>
      </w:r>
      <w:r>
        <w:rPr>
          <w:lang w:eastAsia="en-US"/>
        </w:rPr>
        <w:t xml:space="preserve"> of </w:t>
      </w:r>
      <w:r w:rsidR="00CA7D6D">
        <w:rPr>
          <w:lang w:eastAsia="en-US"/>
        </w:rPr>
        <w:t>modern</w:t>
      </w:r>
      <w:r>
        <w:rPr>
          <w:lang w:eastAsia="en-US"/>
        </w:rPr>
        <w:t xml:space="preserve"> code review? Do </w:t>
      </w:r>
      <w:r w:rsidR="00774D14">
        <w:rPr>
          <w:lang w:eastAsia="en-US"/>
        </w:rPr>
        <w:t>they</w:t>
      </w:r>
      <w:r>
        <w:rPr>
          <w:lang w:eastAsia="en-US"/>
        </w:rPr>
        <w:t xml:space="preserve"> match the expectation</w:t>
      </w:r>
      <w:r w:rsidR="00D93CED">
        <w:rPr>
          <w:lang w:eastAsia="en-US"/>
        </w:rPr>
        <w:t>s</w:t>
      </w:r>
      <w:r>
        <w:rPr>
          <w:lang w:eastAsia="en-US"/>
        </w:rPr>
        <w:t>?</w:t>
      </w:r>
    </w:p>
    <w:p w14:paraId="7FC1A592" w14:textId="12D7ED91" w:rsidR="00C4782F" w:rsidRDefault="00C4782F" w:rsidP="00D93CED">
      <w:pPr>
        <w:pStyle w:val="BodyText"/>
        <w:numPr>
          <w:ilvl w:val="0"/>
          <w:numId w:val="12"/>
        </w:numPr>
        <w:ind w:left="810"/>
        <w:rPr>
          <w:lang w:eastAsia="en-US"/>
        </w:rPr>
      </w:pPr>
      <w:r>
        <w:rPr>
          <w:lang w:eastAsia="en-US"/>
        </w:rPr>
        <w:t xml:space="preserve">What are the main challenges experienced when performing </w:t>
      </w:r>
      <w:r w:rsidR="00CA7D6D">
        <w:rPr>
          <w:lang w:eastAsia="en-US"/>
        </w:rPr>
        <w:t>modern</w:t>
      </w:r>
      <w:r>
        <w:rPr>
          <w:lang w:eastAsia="en-US"/>
        </w:rPr>
        <w:t xml:space="preserve"> code reviews</w:t>
      </w:r>
      <w:r w:rsidR="00E25BCC">
        <w:rPr>
          <w:lang w:eastAsia="en-US"/>
        </w:rPr>
        <w:t xml:space="preserve"> relative to the expectations and outcomes</w:t>
      </w:r>
      <w:r>
        <w:rPr>
          <w:lang w:eastAsia="en-US"/>
        </w:rPr>
        <w:t>?</w:t>
      </w:r>
    </w:p>
    <w:p w14:paraId="1C939373" w14:textId="1A4B58C7" w:rsidR="00E072A8" w:rsidRDefault="00E072A8" w:rsidP="005109B5">
      <w:pPr>
        <w:pStyle w:val="Heading2"/>
      </w:pPr>
      <w:r>
        <w:t xml:space="preserve">Research </w:t>
      </w:r>
      <w:r w:rsidR="0083368A">
        <w:t>S</w:t>
      </w:r>
      <w:r>
        <w:t>etting</w:t>
      </w:r>
    </w:p>
    <w:p w14:paraId="4DB57FED" w14:textId="034FE1E8" w:rsidR="00B26C2E" w:rsidRDefault="00E072A8" w:rsidP="007C1839">
      <w:pPr>
        <w:pStyle w:val="BodyText"/>
        <w:rPr>
          <w:lang w:eastAsia="en-US"/>
        </w:rPr>
      </w:pPr>
      <w:r>
        <w:rPr>
          <w:lang w:eastAsia="en-US"/>
        </w:rPr>
        <w:t xml:space="preserve">Our study took place with professional developers, testers, and managers. </w:t>
      </w:r>
      <w:r w:rsidR="00E03F09" w:rsidRPr="00E03F09">
        <w:rPr>
          <w:lang w:eastAsia="en-US"/>
        </w:rPr>
        <w:t xml:space="preserve">Microsoft develops software </w:t>
      </w:r>
      <w:r w:rsidR="00774D14">
        <w:rPr>
          <w:lang w:eastAsia="en-US"/>
        </w:rPr>
        <w:t>in</w:t>
      </w:r>
      <w:r w:rsidR="00E03F09" w:rsidRPr="00E03F09">
        <w:rPr>
          <w:lang w:eastAsia="en-US"/>
        </w:rPr>
        <w:t xml:space="preserve"> diverse domains</w:t>
      </w:r>
      <w:r w:rsidR="00774D14">
        <w:rPr>
          <w:lang w:eastAsia="en-US"/>
        </w:rPr>
        <w:t xml:space="preserve">, from </w:t>
      </w:r>
      <w:r w:rsidR="00E03F09" w:rsidRPr="00E03F09">
        <w:rPr>
          <w:lang w:eastAsia="en-US"/>
        </w:rPr>
        <w:t>high end server enterprise data management solutions such as SQL Server</w:t>
      </w:r>
      <w:r w:rsidR="00774D14">
        <w:rPr>
          <w:lang w:eastAsia="en-US"/>
        </w:rPr>
        <w:t xml:space="preserve"> to</w:t>
      </w:r>
      <w:r w:rsidR="00E03F09" w:rsidRPr="00E03F09">
        <w:rPr>
          <w:lang w:eastAsia="en-US"/>
        </w:rPr>
        <w:t xml:space="preserve"> mobile phone applications and </w:t>
      </w:r>
      <w:r w:rsidR="00774D14">
        <w:rPr>
          <w:lang w:eastAsia="en-US"/>
        </w:rPr>
        <w:t>smart phone apps to</w:t>
      </w:r>
      <w:r w:rsidR="00E03F09" w:rsidRPr="00E03F09">
        <w:rPr>
          <w:lang w:eastAsia="en-US"/>
        </w:rPr>
        <w:t xml:space="preserve"> </w:t>
      </w:r>
      <w:r w:rsidR="00774D14">
        <w:rPr>
          <w:lang w:eastAsia="en-US"/>
        </w:rPr>
        <w:t>search engines</w:t>
      </w:r>
      <w:r w:rsidR="00E03F09" w:rsidRPr="00B20BD8">
        <w:rPr>
          <w:i/>
          <w:lang w:eastAsia="en-US"/>
        </w:rPr>
        <w:t>.</w:t>
      </w:r>
      <w:r w:rsidR="00774D14">
        <w:rPr>
          <w:lang w:eastAsia="en-US"/>
        </w:rPr>
        <w:t xml:space="preserve"> </w:t>
      </w:r>
      <w:r>
        <w:rPr>
          <w:lang w:eastAsia="en-US"/>
        </w:rPr>
        <w:t>Each team has its own development culture and code review p</w:t>
      </w:r>
      <w:r w:rsidR="00774D14">
        <w:rPr>
          <w:lang w:eastAsia="en-US"/>
        </w:rPr>
        <w:t>olicies</w:t>
      </w:r>
      <w:r>
        <w:rPr>
          <w:lang w:eastAsia="en-US"/>
        </w:rPr>
        <w:t>.</w:t>
      </w:r>
      <w:r w:rsidR="0000412E">
        <w:rPr>
          <w:lang w:eastAsia="en-US"/>
        </w:rPr>
        <w:t xml:space="preserve"> </w:t>
      </w:r>
      <w:r w:rsidR="00E25BCC">
        <w:rPr>
          <w:lang w:eastAsia="en-US"/>
        </w:rPr>
        <w:t>Over the past two years, a common tool for code review at Microsoft has achieved wide-spread adoption</w:t>
      </w:r>
      <w:r w:rsidR="0026302B">
        <w:rPr>
          <w:lang w:eastAsia="en-US"/>
        </w:rPr>
        <w:t xml:space="preserve">. </w:t>
      </w:r>
      <w:r w:rsidR="00710BF7">
        <w:rPr>
          <w:lang w:eastAsia="en-US"/>
        </w:rPr>
        <w:t>As it represents a common and growing solution for code review</w:t>
      </w:r>
      <w:r w:rsidR="00EF2C9C">
        <w:rPr>
          <w:lang w:eastAsia="en-US"/>
        </w:rPr>
        <w:t xml:space="preserve"> (over </w:t>
      </w:r>
      <w:ins w:id="0" w:author="Christian Bird" w:date="2012-08-29T15:57:00Z">
        <w:r w:rsidR="00271BF8">
          <w:rPr>
            <w:lang w:eastAsia="en-US"/>
          </w:rPr>
          <w:t>40</w:t>
        </w:r>
      </w:ins>
      <w:del w:id="1" w:author="Christian Bird" w:date="2012-08-29T15:57:00Z">
        <w:r w:rsidR="00EF2C9C" w:rsidDel="00271BF8">
          <w:rPr>
            <w:lang w:eastAsia="en-US"/>
          </w:rPr>
          <w:delText>28</w:delText>
        </w:r>
      </w:del>
      <w:proofErr w:type="gramStart"/>
      <w:r w:rsidR="00EF2C9C">
        <w:rPr>
          <w:lang w:eastAsia="en-US"/>
        </w:rPr>
        <w:t>,000</w:t>
      </w:r>
      <w:proofErr w:type="gramEnd"/>
      <w:r w:rsidR="00EF2C9C">
        <w:rPr>
          <w:lang w:eastAsia="en-US"/>
        </w:rPr>
        <w:t xml:space="preserve"> developers used it so far)</w:t>
      </w:r>
      <w:r w:rsidR="00710BF7">
        <w:rPr>
          <w:lang w:eastAsia="en-US"/>
        </w:rPr>
        <w:t xml:space="preserve">, </w:t>
      </w:r>
      <w:r w:rsidR="0000412E">
        <w:rPr>
          <w:lang w:eastAsia="en-US"/>
        </w:rPr>
        <w:t>we focus</w:t>
      </w:r>
      <w:r w:rsidR="00E25BCC">
        <w:rPr>
          <w:lang w:eastAsia="en-US"/>
        </w:rPr>
        <w:t>ed</w:t>
      </w:r>
      <w:r w:rsidR="0000412E">
        <w:rPr>
          <w:lang w:eastAsia="en-US"/>
        </w:rPr>
        <w:t xml:space="preserve"> on </w:t>
      </w:r>
      <w:r w:rsidR="00EF2C9C">
        <w:rPr>
          <w:lang w:eastAsia="en-US"/>
        </w:rPr>
        <w:t>developers</w:t>
      </w:r>
      <w:r w:rsidR="0000412E">
        <w:rPr>
          <w:lang w:eastAsia="en-US"/>
        </w:rPr>
        <w:t xml:space="preserve"> using </w:t>
      </w:r>
      <w:r w:rsidR="00B9047B">
        <w:rPr>
          <w:lang w:eastAsia="en-US"/>
        </w:rPr>
        <w:t>th</w:t>
      </w:r>
      <w:r w:rsidR="00774D14">
        <w:rPr>
          <w:lang w:eastAsia="en-US"/>
        </w:rPr>
        <w:t>is</w:t>
      </w:r>
      <w:r w:rsidR="00B9047B">
        <w:rPr>
          <w:lang w:eastAsia="en-US"/>
        </w:rPr>
        <w:t xml:space="preserve"> tool for code review—</w:t>
      </w:r>
      <w:r w:rsidR="0000412E" w:rsidRPr="00B20BD8">
        <w:rPr>
          <w:i/>
          <w:lang w:eastAsia="en-US"/>
        </w:rPr>
        <w:t>CodeFlow</w:t>
      </w:r>
      <w:r w:rsidR="0000412E">
        <w:rPr>
          <w:lang w:eastAsia="en-US"/>
        </w:rPr>
        <w:t xml:space="preserve">. </w:t>
      </w:r>
    </w:p>
    <w:p w14:paraId="7A494EC9" w14:textId="72CE947E" w:rsidR="009E4DE9" w:rsidRDefault="0045681F" w:rsidP="005109B5">
      <w:pPr>
        <w:pStyle w:val="BodyText"/>
      </w:pPr>
      <w:r>
        <w:rPr>
          <w:lang w:eastAsia="en-US"/>
        </w:rPr>
        <w:t>C</w:t>
      </w:r>
      <w:r w:rsidR="00B26C2E">
        <w:rPr>
          <w:lang w:eastAsia="en-US"/>
        </w:rPr>
        <w:t>odeFlow</w:t>
      </w:r>
      <w:r w:rsidR="0000412E">
        <w:rPr>
          <w:lang w:eastAsia="en-US"/>
        </w:rPr>
        <w:t xml:space="preserve"> </w:t>
      </w:r>
      <w:r>
        <w:rPr>
          <w:lang w:eastAsia="en-US"/>
        </w:rPr>
        <w:t xml:space="preserve">is a </w:t>
      </w:r>
      <w:r w:rsidR="00603CF8">
        <w:rPr>
          <w:lang w:eastAsia="en-US"/>
        </w:rPr>
        <w:t xml:space="preserve">collaborative </w:t>
      </w:r>
      <w:r w:rsidR="00BD6C9E">
        <w:rPr>
          <w:lang w:eastAsia="en-US"/>
        </w:rPr>
        <w:t xml:space="preserve">code review tool </w:t>
      </w:r>
      <w:r w:rsidR="00603CF8">
        <w:rPr>
          <w:lang w:eastAsia="en-US"/>
        </w:rPr>
        <w:t xml:space="preserve">that allows users to directly annotate source code in its viewer and interact with review participants in a live chat model. </w:t>
      </w:r>
      <w:r w:rsidR="00593376">
        <w:rPr>
          <w:lang w:eastAsia="en-US"/>
        </w:rPr>
        <w:t>The functio</w:t>
      </w:r>
      <w:r w:rsidR="00EF2C9C">
        <w:rPr>
          <w:lang w:eastAsia="en-US"/>
        </w:rPr>
        <w:t>nality</w:t>
      </w:r>
      <w:r w:rsidR="00593376">
        <w:rPr>
          <w:lang w:eastAsia="en-US"/>
        </w:rPr>
        <w:t xml:space="preserve"> of C</w:t>
      </w:r>
      <w:r w:rsidR="00B26C2E">
        <w:rPr>
          <w:lang w:eastAsia="en-US"/>
        </w:rPr>
        <w:t>ode</w:t>
      </w:r>
      <w:r w:rsidR="00593376">
        <w:rPr>
          <w:lang w:eastAsia="en-US"/>
        </w:rPr>
        <w:t>F</w:t>
      </w:r>
      <w:r w:rsidR="00B26C2E">
        <w:rPr>
          <w:lang w:eastAsia="en-US"/>
        </w:rPr>
        <w:t>low</w:t>
      </w:r>
      <w:r w:rsidR="00593376">
        <w:rPr>
          <w:lang w:eastAsia="en-US"/>
        </w:rPr>
        <w:t xml:space="preserve"> is similar to other </w:t>
      </w:r>
      <w:r w:rsidR="00774D14">
        <w:rPr>
          <w:lang w:eastAsia="en-US"/>
        </w:rPr>
        <w:t xml:space="preserve">review </w:t>
      </w:r>
      <w:r w:rsidR="00593376">
        <w:rPr>
          <w:lang w:eastAsia="en-US"/>
        </w:rPr>
        <w:t xml:space="preserve">tools </w:t>
      </w:r>
      <w:r w:rsidR="00774D14">
        <w:rPr>
          <w:lang w:eastAsia="en-US"/>
        </w:rPr>
        <w:t>such</w:t>
      </w:r>
      <w:r w:rsidR="00593376">
        <w:rPr>
          <w:lang w:eastAsia="en-US"/>
        </w:rPr>
        <w:t xml:space="preserve"> Google’s Mondrian</w:t>
      </w:r>
      <w:sdt>
        <w:sdtPr>
          <w:rPr>
            <w:lang w:eastAsia="en-US"/>
          </w:rPr>
          <w:id w:val="-1824662717"/>
          <w:citation/>
        </w:sdtPr>
        <w:sdtEndPr/>
        <w:sdtContent>
          <w:r w:rsidR="00B26C2E">
            <w:rPr>
              <w:lang w:eastAsia="en-US"/>
            </w:rPr>
            <w:fldChar w:fldCharType="begin"/>
          </w:r>
          <w:r w:rsidR="00B26C2E">
            <w:instrText xml:space="preserve"> CITATION Nia06 \l 1033 </w:instrText>
          </w:r>
          <w:r w:rsidR="00B26C2E">
            <w:rPr>
              <w:lang w:eastAsia="en-US"/>
            </w:rPr>
            <w:fldChar w:fldCharType="separate"/>
          </w:r>
          <w:r w:rsidR="00D1755B">
            <w:rPr>
              <w:noProof/>
            </w:rPr>
            <w:t xml:space="preserve"> (Kennedy 2006)</w:t>
          </w:r>
          <w:r w:rsidR="00B26C2E">
            <w:rPr>
              <w:lang w:eastAsia="en-US"/>
            </w:rPr>
            <w:fldChar w:fldCharType="end"/>
          </w:r>
        </w:sdtContent>
      </w:sdt>
      <w:r w:rsidR="00774D14">
        <w:t>,</w:t>
      </w:r>
      <w:r w:rsidR="00593376">
        <w:t xml:space="preserve"> </w:t>
      </w:r>
      <w:r w:rsidR="00B26C2E">
        <w:t xml:space="preserve">Facebook’s </w:t>
      </w:r>
      <w:proofErr w:type="spellStart"/>
      <w:r w:rsidR="00B26C2E">
        <w:t>Phabricator</w:t>
      </w:r>
      <w:proofErr w:type="spellEnd"/>
      <w:r w:rsidR="00593376">
        <w:t xml:space="preserve"> </w:t>
      </w:r>
      <w:sdt>
        <w:sdtPr>
          <w:id w:val="-976916246"/>
          <w:citation/>
        </w:sdtPr>
        <w:sdtEndPr/>
        <w:sdtContent>
          <w:r w:rsidR="00B26C2E">
            <w:fldChar w:fldCharType="begin"/>
          </w:r>
          <w:r w:rsidR="00B26C2E">
            <w:instrText xml:space="preserve"> CITATION Ale11 \l 1033 </w:instrText>
          </w:r>
          <w:r w:rsidR="00B26C2E">
            <w:fldChar w:fldCharType="separate"/>
          </w:r>
          <w:r w:rsidR="00D1755B">
            <w:rPr>
              <w:noProof/>
            </w:rPr>
            <w:t>(Tsotsis 2011)</w:t>
          </w:r>
          <w:r w:rsidR="00B26C2E">
            <w:fldChar w:fldCharType="end"/>
          </w:r>
        </w:sdtContent>
      </w:sdt>
      <w:r w:rsidR="00593376">
        <w:t xml:space="preserve"> </w:t>
      </w:r>
      <w:r w:rsidR="00774D14">
        <w:t>or</w:t>
      </w:r>
      <w:r w:rsidR="00593376">
        <w:t xml:space="preserve"> open-</w:t>
      </w:r>
      <w:proofErr w:type="gramStart"/>
      <w:r w:rsidR="00593376">
        <w:t xml:space="preserve">source  </w:t>
      </w:r>
      <w:proofErr w:type="spellStart"/>
      <w:r w:rsidR="00593376">
        <w:t>Gerrit</w:t>
      </w:r>
      <w:proofErr w:type="spellEnd"/>
      <w:proofErr w:type="gramEnd"/>
      <w:r w:rsidR="00593376">
        <w:t xml:space="preserve"> </w:t>
      </w:r>
      <w:sdt>
        <w:sdtPr>
          <w:id w:val="-1524243205"/>
          <w:citation/>
        </w:sdtPr>
        <w:sdtEndPr/>
        <w:sdtContent>
          <w:r w:rsidR="00B26C2E">
            <w:fldChar w:fldCharType="begin"/>
          </w:r>
          <w:r w:rsidR="00B26C2E">
            <w:instrText xml:space="preserve"> CITATION Ger12 \l 1033 </w:instrText>
          </w:r>
          <w:r w:rsidR="00B26C2E">
            <w:fldChar w:fldCharType="separate"/>
          </w:r>
          <w:r w:rsidR="00D1755B">
            <w:rPr>
              <w:noProof/>
            </w:rPr>
            <w:t>(Gerrit (software) 2012)</w:t>
          </w:r>
          <w:r w:rsidR="00B26C2E">
            <w:fldChar w:fldCharType="end"/>
          </w:r>
        </w:sdtContent>
      </w:sdt>
      <w:r w:rsidR="00593376">
        <w:t xml:space="preserve">. </w:t>
      </w:r>
      <w:r w:rsidR="00767035">
        <w:t>D</w:t>
      </w:r>
      <w:r w:rsidR="00B02569">
        <w:t>evelopers</w:t>
      </w:r>
      <w:r w:rsidR="00767035">
        <w:t xml:space="preserve"> who want their code to be reviewed</w:t>
      </w:r>
      <w:r w:rsidR="00B02569">
        <w:t xml:space="preserve"> create a package with the changed (new, deleted, and modified) files, select</w:t>
      </w:r>
      <w:r w:rsidR="00047427">
        <w:t xml:space="preserve"> the </w:t>
      </w:r>
      <w:r w:rsidR="00B02569">
        <w:t>reviewers,</w:t>
      </w:r>
      <w:r w:rsidR="00047427">
        <w:t xml:space="preserve"> write a message to describe the code review,</w:t>
      </w:r>
      <w:r w:rsidR="00B02569">
        <w:t xml:space="preserve"> and submit </w:t>
      </w:r>
      <w:r w:rsidR="00047427">
        <w:t>everything</w:t>
      </w:r>
      <w:r w:rsidR="00B02569">
        <w:t xml:space="preserve"> to the C</w:t>
      </w:r>
      <w:r w:rsidR="00B26C2E">
        <w:t>odeFlow</w:t>
      </w:r>
      <w:r w:rsidR="00B02569">
        <w:t xml:space="preserve"> service. </w:t>
      </w:r>
      <w:r w:rsidR="00B26C2E">
        <w:t>CodeFlow</w:t>
      </w:r>
      <w:r w:rsidR="00767035">
        <w:t xml:space="preserve"> then</w:t>
      </w:r>
      <w:r w:rsidR="00047427">
        <w:t xml:space="preserve"> notifies</w:t>
      </w:r>
      <w:r w:rsidR="00B02569">
        <w:t xml:space="preserve"> the reviewers </w:t>
      </w:r>
      <w:r w:rsidR="00047427">
        <w:t>about</w:t>
      </w:r>
      <w:r w:rsidR="00B02569">
        <w:t xml:space="preserve"> the incoming task via email.</w:t>
      </w:r>
    </w:p>
    <w:p w14:paraId="5A6E1A86" w14:textId="0CD262EF" w:rsidR="009E4DE9" w:rsidRDefault="00B02569" w:rsidP="009E4DE9">
      <w:pPr>
        <w:pStyle w:val="BodyText"/>
        <w:rPr>
          <w:lang w:eastAsia="en-US"/>
        </w:rPr>
      </w:pPr>
      <w:r>
        <w:t xml:space="preserve">Once reviewers </w:t>
      </w:r>
      <w:r w:rsidR="00047427">
        <w:t>open</w:t>
      </w:r>
      <w:r>
        <w:t xml:space="preserve"> </w:t>
      </w:r>
      <w:r w:rsidR="00837161">
        <w:t xml:space="preserve">a </w:t>
      </w:r>
      <w:r>
        <w:t>C</w:t>
      </w:r>
      <w:r w:rsidR="00B26C2E">
        <w:t>odeFlow</w:t>
      </w:r>
      <w:r>
        <w:t xml:space="preserve"> review</w:t>
      </w:r>
      <w:r w:rsidR="00047427">
        <w:t>,</w:t>
      </w:r>
      <w:r>
        <w:t xml:space="preserve"> the</w:t>
      </w:r>
      <w:r w:rsidR="005C20B9">
        <w:t xml:space="preserve">y interact with it </w:t>
      </w:r>
      <w:r w:rsidR="003F0698">
        <w:t>via</w:t>
      </w:r>
      <w:r w:rsidR="005C20B9">
        <w:t xml:space="preserve"> a single</w:t>
      </w:r>
      <w:r w:rsidR="001632FF">
        <w:t xml:space="preserve"> desktop</w:t>
      </w:r>
      <w:r w:rsidR="005C20B9">
        <w:t xml:space="preserve"> </w:t>
      </w:r>
      <w:r>
        <w:t>window (</w:t>
      </w:r>
      <w:r w:rsidR="00180024">
        <w:rPr>
          <w:lang w:eastAsia="en-US"/>
        </w:rPr>
        <w:t>Figure 1</w:t>
      </w:r>
      <w:r>
        <w:rPr>
          <w:lang w:eastAsia="en-US"/>
        </w:rPr>
        <w:t>).</w:t>
      </w:r>
      <w:r w:rsidR="00047427">
        <w:rPr>
          <w:lang w:eastAsia="en-US"/>
        </w:rPr>
        <w:t xml:space="preserve"> </w:t>
      </w:r>
      <w:r w:rsidR="0045681F">
        <w:rPr>
          <w:lang w:eastAsia="en-US"/>
        </w:rPr>
        <w:t xml:space="preserve">On the top </w:t>
      </w:r>
      <w:r w:rsidR="005C20B9">
        <w:rPr>
          <w:lang w:eastAsia="en-US"/>
        </w:rPr>
        <w:t>left</w:t>
      </w:r>
      <w:r w:rsidR="0083050B">
        <w:rPr>
          <w:lang w:eastAsia="en-US"/>
        </w:rPr>
        <w:t xml:space="preserve"> </w:t>
      </w:r>
      <w:r w:rsidR="0083050B" w:rsidRPr="00B20BD8">
        <w:rPr>
          <w:b/>
          <w:lang w:eastAsia="en-US"/>
        </w:rPr>
        <w:t>(1</w:t>
      </w:r>
      <w:r w:rsidR="0045681F" w:rsidRPr="00B20BD8">
        <w:rPr>
          <w:b/>
          <w:lang w:eastAsia="en-US"/>
        </w:rPr>
        <w:t>)</w:t>
      </w:r>
      <w:r w:rsidR="0045681F">
        <w:rPr>
          <w:lang w:eastAsia="en-US"/>
        </w:rPr>
        <w:t xml:space="preserve">, </w:t>
      </w:r>
      <w:r w:rsidR="00837161">
        <w:rPr>
          <w:lang w:eastAsia="en-US"/>
        </w:rPr>
        <w:t xml:space="preserve">they </w:t>
      </w:r>
      <w:r w:rsidR="00204397">
        <w:rPr>
          <w:lang w:eastAsia="en-US"/>
        </w:rPr>
        <w:t xml:space="preserve">see </w:t>
      </w:r>
      <w:r w:rsidR="0045681F">
        <w:rPr>
          <w:lang w:eastAsia="en-US"/>
        </w:rPr>
        <w:t xml:space="preserve">the list of </w:t>
      </w:r>
      <w:r w:rsidR="00204397">
        <w:rPr>
          <w:lang w:eastAsia="en-US"/>
        </w:rPr>
        <w:t xml:space="preserve">files changed in the current submission, </w:t>
      </w:r>
      <w:r w:rsidR="00AD19A7">
        <w:rPr>
          <w:lang w:eastAsia="en-US"/>
        </w:rPr>
        <w:t>plus a</w:t>
      </w:r>
      <w:r w:rsidR="00204397">
        <w:rPr>
          <w:lang w:eastAsia="en-US"/>
        </w:rPr>
        <w:t xml:space="preserve"> </w:t>
      </w:r>
      <w:r w:rsidR="0045681F">
        <w:rPr>
          <w:lang w:eastAsia="en-US"/>
        </w:rPr>
        <w:t>“desc</w:t>
      </w:r>
      <w:r w:rsidR="00F02B82">
        <w:rPr>
          <w:lang w:eastAsia="en-US"/>
        </w:rPr>
        <w:t>ription.txt”</w:t>
      </w:r>
      <w:r w:rsidR="00204397">
        <w:rPr>
          <w:lang w:eastAsia="en-US"/>
        </w:rPr>
        <w:t xml:space="preserve"> file</w:t>
      </w:r>
      <w:r w:rsidR="003F0698">
        <w:rPr>
          <w:lang w:eastAsia="en-US"/>
        </w:rPr>
        <w:t xml:space="preserve">, which contains </w:t>
      </w:r>
      <w:r w:rsidR="00837161">
        <w:rPr>
          <w:lang w:eastAsia="en-US"/>
        </w:rPr>
        <w:t xml:space="preserve">a </w:t>
      </w:r>
      <w:r w:rsidR="00F02B82">
        <w:rPr>
          <w:lang w:eastAsia="en-US"/>
        </w:rPr>
        <w:t>textual</w:t>
      </w:r>
      <w:r w:rsidR="0045681F">
        <w:rPr>
          <w:lang w:eastAsia="en-US"/>
        </w:rPr>
        <w:t xml:space="preserve"> </w:t>
      </w:r>
      <w:r>
        <w:rPr>
          <w:lang w:eastAsia="en-US"/>
        </w:rPr>
        <w:t>explanation of the change</w:t>
      </w:r>
      <w:r w:rsidR="00837161">
        <w:rPr>
          <w:lang w:eastAsia="en-US"/>
        </w:rPr>
        <w:t>,</w:t>
      </w:r>
      <w:r w:rsidR="003F0698">
        <w:rPr>
          <w:lang w:eastAsia="en-US"/>
        </w:rPr>
        <w:t xml:space="preserve"> </w:t>
      </w:r>
      <w:r>
        <w:rPr>
          <w:lang w:eastAsia="en-US"/>
        </w:rPr>
        <w:t>written by the author</w:t>
      </w:r>
      <w:r w:rsidR="00204397">
        <w:rPr>
          <w:lang w:eastAsia="en-US"/>
        </w:rPr>
        <w:t>.</w:t>
      </w:r>
      <w:r w:rsidR="005C20B9">
        <w:rPr>
          <w:lang w:eastAsia="en-US"/>
        </w:rPr>
        <w:t xml:space="preserve"> </w:t>
      </w:r>
      <w:r w:rsidR="00204397">
        <w:rPr>
          <w:lang w:eastAsia="en-US"/>
        </w:rPr>
        <w:t>O</w:t>
      </w:r>
      <w:r w:rsidR="005C20B9">
        <w:rPr>
          <w:lang w:eastAsia="en-US"/>
        </w:rPr>
        <w:t>n bottom left, C</w:t>
      </w:r>
      <w:r w:rsidR="00B26C2E">
        <w:rPr>
          <w:lang w:eastAsia="en-US"/>
        </w:rPr>
        <w:t>odeFlow</w:t>
      </w:r>
      <w:r w:rsidR="005C20B9">
        <w:rPr>
          <w:lang w:eastAsia="en-US"/>
        </w:rPr>
        <w:t xml:space="preserve"> shows the list of reviewers</w:t>
      </w:r>
      <w:r w:rsidR="006C399D">
        <w:rPr>
          <w:lang w:eastAsia="en-US"/>
        </w:rPr>
        <w:t xml:space="preserve"> and their status</w:t>
      </w:r>
      <w:r w:rsidR="0083050B">
        <w:rPr>
          <w:lang w:eastAsia="en-US"/>
        </w:rPr>
        <w:t xml:space="preserve"> </w:t>
      </w:r>
      <w:r w:rsidR="0083050B" w:rsidRPr="00B20BD8">
        <w:rPr>
          <w:b/>
          <w:lang w:eastAsia="en-US"/>
        </w:rPr>
        <w:t>(2</w:t>
      </w:r>
      <w:r w:rsidR="005C20B9" w:rsidRPr="00B20BD8">
        <w:rPr>
          <w:b/>
          <w:lang w:eastAsia="en-US"/>
        </w:rPr>
        <w:t>)</w:t>
      </w:r>
      <w:r w:rsidR="006C399D">
        <w:rPr>
          <w:lang w:eastAsia="en-US"/>
        </w:rPr>
        <w:t>.</w:t>
      </w:r>
      <w:r w:rsidR="004511A9">
        <w:rPr>
          <w:lang w:eastAsia="en-US"/>
        </w:rPr>
        <w:t xml:space="preserve"> </w:t>
      </w:r>
      <w:r w:rsidR="007A3700">
        <w:rPr>
          <w:lang w:eastAsia="en-US"/>
        </w:rPr>
        <w:t>W</w:t>
      </w:r>
      <w:r w:rsidR="004B6225">
        <w:rPr>
          <w:lang w:eastAsia="en-US"/>
        </w:rPr>
        <w:t xml:space="preserve">e see that Christian is the </w:t>
      </w:r>
      <w:r w:rsidR="004511A9">
        <w:rPr>
          <w:lang w:eastAsia="en-US"/>
        </w:rPr>
        <w:t xml:space="preserve">review </w:t>
      </w:r>
      <w:r w:rsidR="004B6225">
        <w:rPr>
          <w:lang w:eastAsia="en-US"/>
        </w:rPr>
        <w:t xml:space="preserve">author and Alberto, Tom, and Nachi are the reviewers. Alberto </w:t>
      </w:r>
      <w:r w:rsidR="007A3700">
        <w:rPr>
          <w:lang w:eastAsia="en-US"/>
        </w:rPr>
        <w:t>has</w:t>
      </w:r>
      <w:r w:rsidR="004B6225">
        <w:rPr>
          <w:lang w:eastAsia="en-US"/>
        </w:rPr>
        <w:t xml:space="preserve"> review</w:t>
      </w:r>
      <w:r w:rsidR="007A3700">
        <w:rPr>
          <w:lang w:eastAsia="en-US"/>
        </w:rPr>
        <w:t>ed</w:t>
      </w:r>
      <w:r w:rsidR="004B6225">
        <w:rPr>
          <w:lang w:eastAsia="en-US"/>
        </w:rPr>
        <w:t xml:space="preserve"> and is waiting for the author to act</w:t>
      </w:r>
      <w:r w:rsidR="004511A9">
        <w:rPr>
          <w:lang w:eastAsia="en-US"/>
        </w:rPr>
        <w:t>, as the clock icon suggests</w:t>
      </w:r>
      <w:r w:rsidR="001E197C">
        <w:rPr>
          <w:lang w:eastAsia="en-US"/>
        </w:rPr>
        <w:t xml:space="preserve">, while Nachi already </w:t>
      </w:r>
      <w:r w:rsidR="001E197C">
        <w:rPr>
          <w:lang w:eastAsia="en-US"/>
        </w:rPr>
        <w:lastRenderedPageBreak/>
        <w:t>signed off on the changes</w:t>
      </w:r>
      <w:r w:rsidR="004B6225">
        <w:rPr>
          <w:lang w:eastAsia="en-US"/>
        </w:rPr>
        <w:t>.</w:t>
      </w:r>
      <w:r w:rsidR="006C399D">
        <w:rPr>
          <w:lang w:eastAsia="en-US"/>
        </w:rPr>
        <w:t xml:space="preserve"> </w:t>
      </w:r>
      <w:proofErr w:type="spellStart"/>
      <w:r w:rsidR="00844A46">
        <w:rPr>
          <w:lang w:eastAsia="en-US"/>
        </w:rPr>
        <w:t>C</w:t>
      </w:r>
      <w:r w:rsidR="00B26C2E">
        <w:rPr>
          <w:lang w:eastAsia="en-US"/>
        </w:rPr>
        <w:t>odeFlow</w:t>
      </w:r>
      <w:r w:rsidR="00844A46">
        <w:rPr>
          <w:lang w:eastAsia="en-US"/>
        </w:rPr>
        <w:t>’s</w:t>
      </w:r>
      <w:proofErr w:type="spellEnd"/>
      <w:r w:rsidR="00844A46">
        <w:rPr>
          <w:lang w:eastAsia="en-US"/>
        </w:rPr>
        <w:t xml:space="preserve"> </w:t>
      </w:r>
      <w:r w:rsidR="006C399D">
        <w:rPr>
          <w:lang w:eastAsia="en-US"/>
        </w:rPr>
        <w:t xml:space="preserve">main view </w:t>
      </w:r>
      <w:r w:rsidR="006C399D" w:rsidRPr="00B20BD8">
        <w:rPr>
          <w:b/>
          <w:lang w:eastAsia="en-US"/>
        </w:rPr>
        <w:t>(</w:t>
      </w:r>
      <w:r w:rsidR="0083050B" w:rsidRPr="00B20BD8">
        <w:rPr>
          <w:b/>
          <w:lang w:eastAsia="en-US"/>
        </w:rPr>
        <w:t>3</w:t>
      </w:r>
      <w:r w:rsidR="006C399D" w:rsidRPr="00B20BD8">
        <w:rPr>
          <w:b/>
          <w:lang w:eastAsia="en-US"/>
        </w:rPr>
        <w:t>)</w:t>
      </w:r>
      <w:r w:rsidR="006C399D">
        <w:rPr>
          <w:lang w:eastAsia="en-US"/>
        </w:rPr>
        <w:t xml:space="preserve"> shows the </w:t>
      </w:r>
      <w:r w:rsidR="007A3700">
        <w:rPr>
          <w:lang w:eastAsia="en-US"/>
        </w:rPr>
        <w:t xml:space="preserve">diff-highlighted </w:t>
      </w:r>
      <w:r w:rsidR="006C399D">
        <w:rPr>
          <w:lang w:eastAsia="en-US"/>
        </w:rPr>
        <w:t xml:space="preserve">content of the file currently under review. </w:t>
      </w:r>
      <w:r w:rsidR="00F02B82">
        <w:rPr>
          <w:lang w:eastAsia="en-US"/>
        </w:rPr>
        <w:t xml:space="preserve">Both the reviewers and the author can </w:t>
      </w:r>
      <w:r w:rsidR="009E4DE9">
        <w:rPr>
          <w:lang w:eastAsia="en-US"/>
        </w:rPr>
        <w:t xml:space="preserve">highlight portions of the code and add comments inline </w:t>
      </w:r>
      <w:r w:rsidR="00F02B82" w:rsidRPr="00B20BD8">
        <w:rPr>
          <w:b/>
          <w:lang w:eastAsia="en-US"/>
        </w:rPr>
        <w:t>(</w:t>
      </w:r>
      <w:r w:rsidR="0083050B" w:rsidRPr="00B20BD8">
        <w:rPr>
          <w:b/>
          <w:lang w:eastAsia="en-US"/>
        </w:rPr>
        <w:t>4</w:t>
      </w:r>
      <w:r w:rsidR="00F02B82" w:rsidRPr="00B20BD8">
        <w:rPr>
          <w:b/>
          <w:lang w:eastAsia="en-US"/>
        </w:rPr>
        <w:t>)</w:t>
      </w:r>
      <w:r w:rsidR="00F02B82">
        <w:rPr>
          <w:lang w:eastAsia="en-US"/>
        </w:rPr>
        <w:t xml:space="preserve">. </w:t>
      </w:r>
      <w:r w:rsidR="004B6225">
        <w:rPr>
          <w:lang w:eastAsia="en-US"/>
        </w:rPr>
        <w:t>These c</w:t>
      </w:r>
      <w:r w:rsidR="00F02B82">
        <w:rPr>
          <w:lang w:eastAsia="en-US"/>
        </w:rPr>
        <w:t>omments can start thread</w:t>
      </w:r>
      <w:r w:rsidR="004B6225">
        <w:rPr>
          <w:lang w:eastAsia="en-US"/>
        </w:rPr>
        <w:t>s</w:t>
      </w:r>
      <w:r w:rsidR="00F02B82">
        <w:rPr>
          <w:lang w:eastAsia="en-US"/>
        </w:rPr>
        <w:t xml:space="preserve"> of discussion</w:t>
      </w:r>
      <w:r w:rsidR="004B6225">
        <w:rPr>
          <w:lang w:eastAsia="en-US"/>
        </w:rPr>
        <w:t xml:space="preserve"> and </w:t>
      </w:r>
      <w:r w:rsidR="00F703CA">
        <w:rPr>
          <w:lang w:eastAsia="en-US"/>
        </w:rPr>
        <w:t>are</w:t>
      </w:r>
      <w:r w:rsidR="004B6225">
        <w:rPr>
          <w:lang w:eastAsia="en-US"/>
        </w:rPr>
        <w:t xml:space="preserve"> the </w:t>
      </w:r>
      <w:r w:rsidR="00F703CA">
        <w:rPr>
          <w:lang w:eastAsia="en-US"/>
        </w:rPr>
        <w:t xml:space="preserve">interaction </w:t>
      </w:r>
      <w:r w:rsidR="004B6225">
        <w:rPr>
          <w:lang w:eastAsia="en-US"/>
        </w:rPr>
        <w:t>point</w:t>
      </w:r>
      <w:r w:rsidR="00F703CA">
        <w:rPr>
          <w:lang w:eastAsia="en-US"/>
        </w:rPr>
        <w:t>s</w:t>
      </w:r>
      <w:r w:rsidR="004B6225">
        <w:rPr>
          <w:lang w:eastAsia="en-US"/>
        </w:rPr>
        <w:t xml:space="preserve"> </w:t>
      </w:r>
      <w:r w:rsidR="009F1FC1">
        <w:rPr>
          <w:lang w:eastAsia="en-US"/>
        </w:rPr>
        <w:t>for</w:t>
      </w:r>
      <w:r w:rsidR="004B6225">
        <w:rPr>
          <w:lang w:eastAsia="en-US"/>
        </w:rPr>
        <w:t xml:space="preserve"> the people involved in the review.</w:t>
      </w:r>
      <w:r w:rsidR="001632FF">
        <w:rPr>
          <w:lang w:eastAsia="en-US"/>
        </w:rPr>
        <w:t xml:space="preserve"> </w:t>
      </w:r>
      <w:r w:rsidR="009E4DE9">
        <w:rPr>
          <w:lang w:eastAsia="en-US"/>
        </w:rPr>
        <w:t>Each user viewing the same review in C</w:t>
      </w:r>
      <w:r w:rsidR="00B26C2E">
        <w:rPr>
          <w:lang w:eastAsia="en-US"/>
        </w:rPr>
        <w:t>odeFlow</w:t>
      </w:r>
      <w:r w:rsidR="009E4DE9">
        <w:rPr>
          <w:lang w:eastAsia="en-US"/>
        </w:rPr>
        <w:t xml:space="preserve"> sees events as they happen.  Thus, if an author and reviewer are working on the review at the same time, the communication is synchronous and comment threads act similar to instant messaging. </w:t>
      </w:r>
      <w:r w:rsidR="002151A8">
        <w:rPr>
          <w:lang w:eastAsia="en-US"/>
        </w:rPr>
        <w:t>The comments are persisted so that i</w:t>
      </w:r>
      <w:r w:rsidR="009E4DE9">
        <w:rPr>
          <w:lang w:eastAsia="en-US"/>
        </w:rPr>
        <w:t xml:space="preserve">f they work at different times, the communication </w:t>
      </w:r>
      <w:r w:rsidR="002151A8">
        <w:rPr>
          <w:lang w:eastAsia="en-US"/>
        </w:rPr>
        <w:t>becomes</w:t>
      </w:r>
      <w:r w:rsidR="009E4DE9">
        <w:rPr>
          <w:lang w:eastAsia="en-US"/>
        </w:rPr>
        <w:t xml:space="preserve"> asynchronous.</w:t>
      </w:r>
      <w:r w:rsidR="00A24A37">
        <w:rPr>
          <w:lang w:eastAsia="en-US"/>
        </w:rPr>
        <w:t xml:space="preserve"> </w:t>
      </w:r>
      <w:r w:rsidR="001632FF">
        <w:rPr>
          <w:lang w:eastAsia="en-US"/>
        </w:rPr>
        <w:t xml:space="preserve">The bottom right pane </w:t>
      </w:r>
      <w:r w:rsidR="001632FF" w:rsidRPr="00B20BD8">
        <w:rPr>
          <w:b/>
          <w:lang w:eastAsia="en-US"/>
        </w:rPr>
        <w:t>(</w:t>
      </w:r>
      <w:r w:rsidR="0083050B" w:rsidRPr="00B20BD8">
        <w:rPr>
          <w:b/>
          <w:lang w:eastAsia="en-US"/>
        </w:rPr>
        <w:t>5</w:t>
      </w:r>
      <w:r w:rsidR="001632FF" w:rsidRPr="00B20BD8">
        <w:rPr>
          <w:b/>
          <w:lang w:eastAsia="en-US"/>
        </w:rPr>
        <w:t>)</w:t>
      </w:r>
      <w:r w:rsidR="001632FF">
        <w:rPr>
          <w:lang w:eastAsia="en-US"/>
        </w:rPr>
        <w:t xml:space="preserve"> shows the</w:t>
      </w:r>
      <w:r w:rsidR="005060D0">
        <w:rPr>
          <w:lang w:eastAsia="en-US"/>
        </w:rPr>
        <w:t xml:space="preserve"> summary </w:t>
      </w:r>
      <w:r w:rsidR="001632FF">
        <w:rPr>
          <w:lang w:eastAsia="en-US"/>
        </w:rPr>
        <w:t xml:space="preserve">of all the comments </w:t>
      </w:r>
      <w:r w:rsidR="002151A8">
        <w:rPr>
          <w:lang w:eastAsia="en-US"/>
        </w:rPr>
        <w:t>in the review</w:t>
      </w:r>
      <w:r w:rsidR="00A95602">
        <w:rPr>
          <w:lang w:eastAsia="en-US"/>
        </w:rPr>
        <w:t>.</w:t>
      </w:r>
      <w:r w:rsidR="00A95602" w:rsidDel="00A95602">
        <w:rPr>
          <w:lang w:eastAsia="en-US"/>
        </w:rPr>
        <w:t xml:space="preserve"> </w:t>
      </w:r>
    </w:p>
    <w:p w14:paraId="031DD617" w14:textId="31A83856" w:rsidR="000A4EAE" w:rsidRDefault="009204BA" w:rsidP="009E4DE9">
      <w:pPr>
        <w:pStyle w:val="BodyText"/>
        <w:rPr>
          <w:lang w:eastAsia="en-US"/>
        </w:rPr>
      </w:pPr>
      <w:r>
        <w:rPr>
          <w:lang w:eastAsia="en-US"/>
        </w:rPr>
        <w:t>C</w:t>
      </w:r>
      <w:r w:rsidR="00B26C2E">
        <w:rPr>
          <w:lang w:eastAsia="en-US"/>
        </w:rPr>
        <w:t>odeFlow</w:t>
      </w:r>
      <w:r>
        <w:rPr>
          <w:lang w:eastAsia="en-US"/>
        </w:rPr>
        <w:t xml:space="preserve"> centralizes and records a</w:t>
      </w:r>
      <w:r w:rsidR="009C3A8D">
        <w:rPr>
          <w:lang w:eastAsia="en-US"/>
        </w:rPr>
        <w:t xml:space="preserve">ll the information </w:t>
      </w:r>
      <w:r>
        <w:rPr>
          <w:lang w:eastAsia="en-US"/>
        </w:rPr>
        <w:t>on</w:t>
      </w:r>
      <w:r w:rsidR="009C3A8D">
        <w:rPr>
          <w:lang w:eastAsia="en-US"/>
        </w:rPr>
        <w:t xml:space="preserve"> code reviews </w:t>
      </w:r>
      <w:r w:rsidR="002151A8">
        <w:rPr>
          <w:lang w:eastAsia="en-US"/>
        </w:rPr>
        <w:t>on</w:t>
      </w:r>
      <w:r w:rsidR="009C3A8D">
        <w:rPr>
          <w:lang w:eastAsia="en-US"/>
        </w:rPr>
        <w:t xml:space="preserve"> </w:t>
      </w:r>
      <w:r w:rsidR="00855BEF">
        <w:rPr>
          <w:lang w:eastAsia="en-US"/>
        </w:rPr>
        <w:t xml:space="preserve">a </w:t>
      </w:r>
      <w:r w:rsidR="002151A8">
        <w:rPr>
          <w:lang w:eastAsia="en-US"/>
        </w:rPr>
        <w:t>central server</w:t>
      </w:r>
      <w:r w:rsidR="00855BEF">
        <w:rPr>
          <w:lang w:eastAsia="en-US"/>
        </w:rPr>
        <w:t xml:space="preserve">. This </w:t>
      </w:r>
      <w:r w:rsidR="009E4DE9">
        <w:rPr>
          <w:lang w:eastAsia="en-US"/>
        </w:rPr>
        <w:t>provides</w:t>
      </w:r>
      <w:r w:rsidR="00855BEF">
        <w:rPr>
          <w:lang w:eastAsia="en-US"/>
        </w:rPr>
        <w:t xml:space="preserve"> an additional data source</w:t>
      </w:r>
      <w:r w:rsidR="00881F60">
        <w:rPr>
          <w:lang w:eastAsia="en-US"/>
        </w:rPr>
        <w:t xml:space="preserve"> that </w:t>
      </w:r>
      <w:r>
        <w:rPr>
          <w:lang w:eastAsia="en-US"/>
        </w:rPr>
        <w:t xml:space="preserve">we used </w:t>
      </w:r>
      <w:r w:rsidR="00855BEF">
        <w:rPr>
          <w:lang w:eastAsia="en-US"/>
        </w:rPr>
        <w:t xml:space="preserve">to analyze real code review comments without incurring the Hawthorne effect </w:t>
      </w:r>
      <w:sdt>
        <w:sdtPr>
          <w:rPr>
            <w:lang w:eastAsia="en-US"/>
          </w:rPr>
          <w:id w:val="-1722279777"/>
          <w:citation/>
        </w:sdtPr>
        <w:sdtEndPr/>
        <w:sdtContent>
          <w:r w:rsidR="009E4DE9">
            <w:rPr>
              <w:lang w:eastAsia="en-US"/>
            </w:rPr>
            <w:fldChar w:fldCharType="begin"/>
          </w:r>
          <w:r w:rsidR="009E4DE9">
            <w:rPr>
              <w:lang w:eastAsia="en-US"/>
            </w:rPr>
            <w:instrText xml:space="preserve"> CITATION Ada84 \l 1033 </w:instrText>
          </w:r>
          <w:r w:rsidR="009E4DE9">
            <w:rPr>
              <w:lang w:eastAsia="en-US"/>
            </w:rPr>
            <w:fldChar w:fldCharType="separate"/>
          </w:r>
          <w:r w:rsidR="00D1755B">
            <w:rPr>
              <w:noProof/>
              <w:lang w:eastAsia="en-US"/>
            </w:rPr>
            <w:t>(Adair 1984)</w:t>
          </w:r>
          <w:r w:rsidR="009E4DE9">
            <w:rPr>
              <w:lang w:eastAsia="en-US"/>
            </w:rPr>
            <w:fldChar w:fldCharType="end"/>
          </w:r>
        </w:sdtContent>
      </w:sdt>
      <w:r w:rsidR="00855BEF">
        <w:rPr>
          <w:lang w:eastAsia="en-US"/>
        </w:rPr>
        <w:t>.</w:t>
      </w:r>
    </w:p>
    <w:p w14:paraId="67BCE2FF" w14:textId="1CAB934D" w:rsidR="000A4EAE" w:rsidRDefault="001A0489" w:rsidP="000B55C0">
      <w:pPr>
        <w:pStyle w:val="Heading2"/>
      </w:pPr>
      <w:r>
        <w:t>Research Method</w:t>
      </w:r>
    </w:p>
    <w:p w14:paraId="54458146" w14:textId="09997340" w:rsidR="005E08AF" w:rsidRDefault="005E08AF" w:rsidP="004D2BC2">
      <w:pPr>
        <w:pStyle w:val="BodyText"/>
        <w:rPr>
          <w:lang w:eastAsia="en-US"/>
        </w:rPr>
      </w:pPr>
      <w:r>
        <w:rPr>
          <w:lang w:eastAsia="en-US"/>
        </w:rPr>
        <w:t>Our research method followed a mixed approach</w:t>
      </w:r>
      <w:r w:rsidR="00F9485E">
        <w:rPr>
          <w:lang w:eastAsia="en-US"/>
        </w:rPr>
        <w:t xml:space="preserve"> </w:t>
      </w:r>
      <w:sdt>
        <w:sdtPr>
          <w:rPr>
            <w:lang w:eastAsia="en-US"/>
          </w:rPr>
          <w:id w:val="304131602"/>
          <w:citation/>
        </w:sdtPr>
        <w:sdtEndPr/>
        <w:sdtContent>
          <w:r w:rsidR="00F9485E">
            <w:rPr>
              <w:lang w:eastAsia="en-US"/>
            </w:rPr>
            <w:fldChar w:fldCharType="begin"/>
          </w:r>
          <w:r w:rsidR="00F9485E">
            <w:rPr>
              <w:lang w:eastAsia="en-US"/>
            </w:rPr>
            <w:instrText xml:space="preserve"> CITATION JCr09 \l 1033 </w:instrText>
          </w:r>
          <w:r w:rsidR="00F9485E">
            <w:rPr>
              <w:lang w:eastAsia="en-US"/>
            </w:rPr>
            <w:fldChar w:fldCharType="separate"/>
          </w:r>
          <w:r w:rsidR="00D1755B">
            <w:rPr>
              <w:noProof/>
              <w:lang w:eastAsia="en-US"/>
            </w:rPr>
            <w:t>(Creswell 2009)</w:t>
          </w:r>
          <w:r w:rsidR="00F9485E">
            <w:rPr>
              <w:lang w:eastAsia="en-US"/>
            </w:rPr>
            <w:fldChar w:fldCharType="end"/>
          </w:r>
        </w:sdtContent>
      </w:sdt>
      <w:r>
        <w:rPr>
          <w:lang w:eastAsia="en-US"/>
        </w:rPr>
        <w:t xml:space="preserve">, </w:t>
      </w:r>
      <w:r w:rsidR="00667597">
        <w:rPr>
          <w:lang w:eastAsia="en-US"/>
        </w:rPr>
        <w:t xml:space="preserve">depicted in Figure </w:t>
      </w:r>
      <w:r w:rsidR="00E77902">
        <w:rPr>
          <w:lang w:eastAsia="en-US"/>
        </w:rPr>
        <w:t>2</w:t>
      </w:r>
      <w:r w:rsidR="00667597">
        <w:rPr>
          <w:lang w:eastAsia="en-US"/>
        </w:rPr>
        <w:t>,</w:t>
      </w:r>
      <w:r>
        <w:rPr>
          <w:lang w:eastAsia="en-US"/>
        </w:rPr>
        <w:t xml:space="preserve"> collecting data from different sources for triangulation:</w:t>
      </w:r>
      <w:r w:rsidR="00B80934">
        <w:rPr>
          <w:lang w:eastAsia="en-US"/>
        </w:rPr>
        <w:t xml:space="preserve"> </w:t>
      </w:r>
      <w:r w:rsidR="00EB281E" w:rsidRPr="00B20BD8">
        <w:rPr>
          <w:b/>
          <w:lang w:eastAsia="en-US"/>
        </w:rPr>
        <w:t>(1)</w:t>
      </w:r>
      <w:r w:rsidR="00B80934">
        <w:rPr>
          <w:lang w:eastAsia="en-US"/>
        </w:rPr>
        <w:t xml:space="preserve"> analysis of previous </w:t>
      </w:r>
      <w:r w:rsidR="00EB281E">
        <w:rPr>
          <w:lang w:eastAsia="en-US"/>
        </w:rPr>
        <w:t>study</w:t>
      </w:r>
      <w:r w:rsidR="00B80934">
        <w:rPr>
          <w:lang w:eastAsia="en-US"/>
        </w:rPr>
        <w:t xml:space="preserve">, </w:t>
      </w:r>
      <w:r w:rsidR="00EB281E" w:rsidRPr="00B20BD8">
        <w:rPr>
          <w:b/>
          <w:lang w:eastAsia="en-US"/>
        </w:rPr>
        <w:t>(2)</w:t>
      </w:r>
      <w:r w:rsidR="00B80934">
        <w:rPr>
          <w:lang w:eastAsia="en-US"/>
        </w:rPr>
        <w:t xml:space="preserve"> observations</w:t>
      </w:r>
      <w:r w:rsidR="00EB281E">
        <w:rPr>
          <w:lang w:eastAsia="en-US"/>
        </w:rPr>
        <w:t xml:space="preserve"> and</w:t>
      </w:r>
      <w:r w:rsidR="00B80934">
        <w:rPr>
          <w:lang w:eastAsia="en-US"/>
        </w:rPr>
        <w:t xml:space="preserve"> </w:t>
      </w:r>
      <w:r>
        <w:rPr>
          <w:lang w:eastAsia="en-US"/>
        </w:rPr>
        <w:t>interviews</w:t>
      </w:r>
      <w:r w:rsidR="00EB281E">
        <w:rPr>
          <w:lang w:eastAsia="en-US"/>
        </w:rPr>
        <w:t xml:space="preserve"> with developers</w:t>
      </w:r>
      <w:r>
        <w:rPr>
          <w:lang w:eastAsia="en-US"/>
        </w:rPr>
        <w:t>,</w:t>
      </w:r>
      <w:r w:rsidR="00EB281E">
        <w:rPr>
          <w:lang w:eastAsia="en-US"/>
        </w:rPr>
        <w:t xml:space="preserve"> </w:t>
      </w:r>
      <w:r w:rsidR="00EB281E" w:rsidRPr="00B20BD8">
        <w:rPr>
          <w:b/>
          <w:lang w:eastAsia="en-US"/>
        </w:rPr>
        <w:t>(3)</w:t>
      </w:r>
      <w:r w:rsidR="00EB281E">
        <w:rPr>
          <w:lang w:eastAsia="en-US"/>
        </w:rPr>
        <w:t xml:space="preserve"> card sort on</w:t>
      </w:r>
      <w:r>
        <w:rPr>
          <w:lang w:eastAsia="en-US"/>
        </w:rPr>
        <w:t xml:space="preserve"> </w:t>
      </w:r>
      <w:r w:rsidR="003760F7">
        <w:rPr>
          <w:lang w:eastAsia="en-US"/>
        </w:rPr>
        <w:t xml:space="preserve">interview </w:t>
      </w:r>
      <w:r w:rsidR="00EB281E">
        <w:rPr>
          <w:lang w:eastAsia="en-US"/>
        </w:rPr>
        <w:t>data</w:t>
      </w:r>
      <w:r>
        <w:rPr>
          <w:lang w:eastAsia="en-US"/>
        </w:rPr>
        <w:t xml:space="preserve">, </w:t>
      </w:r>
      <w:r w:rsidR="00EB281E">
        <w:rPr>
          <w:lang w:eastAsia="en-US"/>
        </w:rPr>
        <w:t xml:space="preserve"> </w:t>
      </w:r>
      <w:r w:rsidR="00EB281E" w:rsidRPr="00B20BD8">
        <w:rPr>
          <w:b/>
          <w:lang w:eastAsia="en-US"/>
        </w:rPr>
        <w:t>(4)</w:t>
      </w:r>
      <w:r>
        <w:rPr>
          <w:lang w:eastAsia="en-US"/>
        </w:rPr>
        <w:t xml:space="preserve"> card sort on code review comments, </w:t>
      </w:r>
      <w:r w:rsidR="00EB281E" w:rsidRPr="00B20BD8">
        <w:rPr>
          <w:b/>
          <w:lang w:eastAsia="en-US"/>
        </w:rPr>
        <w:t>(5)</w:t>
      </w:r>
      <w:r w:rsidR="00EB281E">
        <w:rPr>
          <w:lang w:eastAsia="en-US"/>
        </w:rPr>
        <w:t xml:space="preserve"> the creation of an affinity diagram, and </w:t>
      </w:r>
      <w:r w:rsidR="00EB281E" w:rsidRPr="00B20BD8">
        <w:rPr>
          <w:b/>
          <w:lang w:eastAsia="en-US"/>
        </w:rPr>
        <w:t>(6)</w:t>
      </w:r>
      <w:r>
        <w:rPr>
          <w:lang w:eastAsia="en-US"/>
        </w:rPr>
        <w:t xml:space="preserve"> survey to managers</w:t>
      </w:r>
      <w:r w:rsidR="00EB281E">
        <w:rPr>
          <w:lang w:eastAsia="en-US"/>
        </w:rPr>
        <w:t xml:space="preserve"> and programmers.</w:t>
      </w:r>
    </w:p>
    <w:p w14:paraId="36538F62" w14:textId="74352055" w:rsidR="00603CF8" w:rsidRPr="00B20BD8" w:rsidRDefault="00051285" w:rsidP="00012DC9">
      <w:pPr>
        <w:pStyle w:val="BodyText"/>
        <w:rPr>
          <w:b/>
          <w:lang w:eastAsia="en-US"/>
        </w:rPr>
      </w:pPr>
      <w:r w:rsidRPr="00B20BD8">
        <w:rPr>
          <w:b/>
        </w:rPr>
        <w:t xml:space="preserve">1. </w:t>
      </w:r>
      <w:r w:rsidR="005E08AF" w:rsidRPr="004D2BC2">
        <w:rPr>
          <w:b/>
          <w:lang w:eastAsia="en-US"/>
        </w:rPr>
        <w:t xml:space="preserve">Analysis of previous study: </w:t>
      </w:r>
      <w:r w:rsidR="00603CF8">
        <w:rPr>
          <w:lang w:eastAsia="en-US"/>
        </w:rPr>
        <w:t xml:space="preserve">Our research started </w:t>
      </w:r>
      <w:r w:rsidR="008D1F2C">
        <w:rPr>
          <w:lang w:eastAsia="en-US"/>
        </w:rPr>
        <w:t>with the</w:t>
      </w:r>
      <w:r w:rsidR="00603CF8">
        <w:rPr>
          <w:lang w:eastAsia="en-US"/>
        </w:rPr>
        <w:t xml:space="preserve"> </w:t>
      </w:r>
      <w:r w:rsidR="00B74898">
        <w:rPr>
          <w:lang w:eastAsia="en-US"/>
        </w:rPr>
        <w:t>analy</w:t>
      </w:r>
      <w:r w:rsidR="008D1F2C">
        <w:rPr>
          <w:lang w:eastAsia="en-US"/>
        </w:rPr>
        <w:t>sis of</w:t>
      </w:r>
      <w:r w:rsidR="00E07336">
        <w:rPr>
          <w:lang w:eastAsia="en-US"/>
        </w:rPr>
        <w:t xml:space="preserve"> </w:t>
      </w:r>
      <w:r w:rsidR="007B3344">
        <w:rPr>
          <w:lang w:eastAsia="en-US"/>
        </w:rPr>
        <w:t>a study commissioned by Microsoft</w:t>
      </w:r>
      <w:r w:rsidR="00E07336">
        <w:rPr>
          <w:lang w:eastAsia="en-US"/>
        </w:rPr>
        <w:t>, between April and May 2012</w:t>
      </w:r>
      <w:r w:rsidR="00B20ECD">
        <w:rPr>
          <w:lang w:eastAsia="en-US"/>
        </w:rPr>
        <w:t xml:space="preserve"> carried out by an external vendor</w:t>
      </w:r>
      <w:r w:rsidR="00E07336">
        <w:rPr>
          <w:lang w:eastAsia="en-US"/>
        </w:rPr>
        <w:t xml:space="preserve">. The study investigated </w:t>
      </w:r>
      <w:r w:rsidR="007B3344">
        <w:rPr>
          <w:lang w:eastAsia="en-US"/>
        </w:rPr>
        <w:t xml:space="preserve">how </w:t>
      </w:r>
      <w:r w:rsidR="00E07336">
        <w:rPr>
          <w:lang w:eastAsia="en-US"/>
        </w:rPr>
        <w:t xml:space="preserve">different product </w:t>
      </w:r>
      <w:r w:rsidR="007B3344">
        <w:rPr>
          <w:lang w:eastAsia="en-US"/>
        </w:rPr>
        <w:t xml:space="preserve">teams </w:t>
      </w:r>
      <w:r w:rsidR="00E07336">
        <w:rPr>
          <w:lang w:eastAsia="en-US"/>
        </w:rPr>
        <w:t>were</w:t>
      </w:r>
      <w:r w:rsidR="007B3344">
        <w:rPr>
          <w:lang w:eastAsia="en-US"/>
        </w:rPr>
        <w:t xml:space="preserve"> using C</w:t>
      </w:r>
      <w:r w:rsidR="00B26C2E">
        <w:rPr>
          <w:lang w:eastAsia="en-US"/>
        </w:rPr>
        <w:t>odeFlow</w:t>
      </w:r>
      <w:r w:rsidR="007B3344">
        <w:rPr>
          <w:lang w:eastAsia="en-US"/>
        </w:rPr>
        <w:t>.</w:t>
      </w:r>
      <w:r w:rsidR="000025E0">
        <w:rPr>
          <w:lang w:eastAsia="en-US"/>
        </w:rPr>
        <w:t xml:space="preserve"> It consisted of structured interviews</w:t>
      </w:r>
      <w:r w:rsidR="004550C0">
        <w:rPr>
          <w:lang w:eastAsia="en-US"/>
        </w:rPr>
        <w:t xml:space="preserve"> (lasting 30-50 minutes)</w:t>
      </w:r>
      <w:r w:rsidR="000025E0">
        <w:rPr>
          <w:lang w:eastAsia="en-US"/>
        </w:rPr>
        <w:t xml:space="preserve"> to 23 people with </w:t>
      </w:r>
      <w:r w:rsidR="005920B3" w:rsidRPr="00C41D53">
        <w:rPr>
          <w:lang w:eastAsia="en-US"/>
        </w:rPr>
        <w:t xml:space="preserve">different </w:t>
      </w:r>
      <w:r w:rsidR="000025E0">
        <w:rPr>
          <w:lang w:eastAsia="en-US"/>
        </w:rPr>
        <w:t>roles.</w:t>
      </w:r>
    </w:p>
    <w:p w14:paraId="1A292443" w14:textId="1004AE72" w:rsidR="003B4035" w:rsidRDefault="00E77902" w:rsidP="00012DC9">
      <w:pPr>
        <w:pStyle w:val="BodyText"/>
        <w:rPr>
          <w:lang w:eastAsia="en-US"/>
        </w:rPr>
      </w:pPr>
      <w:r>
        <w:rPr>
          <w:noProof/>
          <w:lang w:eastAsia="en-US"/>
        </w:rPr>
        <mc:AlternateContent>
          <mc:Choice Requires="wps">
            <w:drawing>
              <wp:anchor distT="0" distB="0" distL="114300" distR="114300" simplePos="0" relativeHeight="251653120" behindDoc="0" locked="0" layoutInCell="1" allowOverlap="1" wp14:anchorId="78C873EC" wp14:editId="4648EEF1">
                <wp:simplePos x="0" y="0"/>
                <wp:positionH relativeFrom="column">
                  <wp:posOffset>-130175</wp:posOffset>
                </wp:positionH>
                <wp:positionV relativeFrom="margin">
                  <wp:posOffset>-81915</wp:posOffset>
                </wp:positionV>
                <wp:extent cx="3394710" cy="2981325"/>
                <wp:effectExtent l="0" t="0" r="0" b="952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2981325"/>
                        </a:xfrm>
                        <a:prstGeom prst="rect">
                          <a:avLst/>
                        </a:prstGeom>
                        <a:solidFill>
                          <a:srgbClr val="FFFFFF"/>
                        </a:solidFill>
                        <a:ln w="9525">
                          <a:noFill/>
                          <a:miter lim="800000"/>
                          <a:headEnd/>
                          <a:tailEnd/>
                        </a:ln>
                      </wps:spPr>
                      <wps:txbx>
                        <w:txbxContent>
                          <w:p w14:paraId="3086E294" w14:textId="00F2F1DA" w:rsidR="00611C0D" w:rsidRDefault="00611C0D" w:rsidP="004D2BC2">
                            <w:pPr>
                              <w:pStyle w:val="Caption"/>
                            </w:pPr>
                            <w:r>
                              <w:rPr>
                                <w:noProof/>
                                <w:lang w:eastAsia="en-US"/>
                              </w:rPr>
                              <w:drawing>
                                <wp:inline distT="0" distB="0" distL="0" distR="0" wp14:anchorId="4795A977" wp14:editId="155612D4">
                                  <wp:extent cx="3228642"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low_150.png"/>
                                          <pic:cNvPicPr/>
                                        </pic:nvPicPr>
                                        <pic:blipFill>
                                          <a:blip r:embed="rId9">
                                            <a:extLst>
                                              <a:ext uri="{28A0092B-C50C-407E-A947-70E740481C1C}">
                                                <a14:useLocalDpi xmlns:a14="http://schemas.microsoft.com/office/drawing/2010/main" val="0"/>
                                              </a:ext>
                                            </a:extLst>
                                          </a:blip>
                                          <a:stretch>
                                            <a:fillRect/>
                                          </a:stretch>
                                        </pic:blipFill>
                                        <pic:spPr>
                                          <a:xfrm>
                                            <a:off x="0" y="0"/>
                                            <a:ext cx="3228641" cy="2425147"/>
                                          </a:xfrm>
                                          <a:prstGeom prst="rect">
                                            <a:avLst/>
                                          </a:prstGeom>
                                        </pic:spPr>
                                      </pic:pic>
                                    </a:graphicData>
                                  </a:graphic>
                                </wp:inline>
                              </w:drawing>
                            </w:r>
                          </w:p>
                          <w:p w14:paraId="41AF1372" w14:textId="229ABC21" w:rsidR="00611C0D" w:rsidRPr="00980107" w:rsidRDefault="00611C0D" w:rsidP="004D2BC2">
                            <w:pPr>
                              <w:pStyle w:val="Caption"/>
                            </w:pPr>
                            <w:r w:rsidRPr="004D2BC2">
                              <w:rPr>
                                <w:sz w:val="20"/>
                                <w:szCs w:val="20"/>
                              </w:rPr>
                              <w:t xml:space="preserve">Figure </w:t>
                            </w:r>
                            <w:r>
                              <w:rPr>
                                <w:sz w:val="20"/>
                                <w:szCs w:val="20"/>
                              </w:rPr>
                              <w:t>1</w:t>
                            </w:r>
                            <w:r w:rsidRPr="004D2BC2">
                              <w:rPr>
                                <w:sz w:val="20"/>
                                <w:szCs w:val="20"/>
                              </w:rPr>
                              <w:t>. Screenshot of CodeFlow, the dom</w:t>
                            </w:r>
                            <w:r>
                              <w:rPr>
                                <w:sz w:val="20"/>
                                <w:szCs w:val="20"/>
                              </w:rPr>
                              <w:t>i</w:t>
                            </w:r>
                            <w:r w:rsidRPr="004D2BC2">
                              <w:rPr>
                                <w:sz w:val="20"/>
                                <w:szCs w:val="20"/>
                              </w:rPr>
                              <w:t xml:space="preserve">nant code review tool used </w:t>
                            </w:r>
                            <w:r>
                              <w:rPr>
                                <w:sz w:val="20"/>
                                <w:szCs w:val="20"/>
                              </w:rPr>
                              <w:t>by</w:t>
                            </w:r>
                            <w:r w:rsidRPr="004D2BC2">
                              <w:rPr>
                                <w:sz w:val="20"/>
                                <w:szCs w:val="20"/>
                              </w:rPr>
                              <w:t xml:space="preserve"> developers at Microsoft.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873EC" id="_x0000_t202" coordsize="21600,21600" o:spt="202" path="m,l,21600r21600,l21600,xe">
                <v:stroke joinstyle="miter"/>
                <v:path gradientshapeok="t" o:connecttype="rect"/>
              </v:shapetype>
              <v:shape id="Text Box 2" o:spid="_x0000_s1026" type="#_x0000_t202" style="position:absolute;left:0;text-align:left;margin-left:-10.25pt;margin-top:-6.45pt;width:267.3pt;height:23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8HwIAABwEAAAOAAAAZHJzL2Uyb0RvYy54bWysU9uO2yAQfa/Uf0C8N46dpJtYcVbbbFNV&#10;2l6k3X4AxjhGBYYCiZ1+/Q44m43at6o8IIaZOZw5M6xvB63IUTgvwVQ0n0wpEYZDI82+oj+edu+W&#10;lPjATMMUGFHRk/D0dvP2zbq3pSigA9UIRxDE+LK3Fe1CsGWWed4JzfwErDDobMFpFtB0+6xxrEd0&#10;rbJiOn2f9eAa64AL7/H2fnTSTcJvW8HDt7b1IhBVUeQW0u7SXsc926xZuXfMdpKfabB/YKGZNPjo&#10;BeqeBUYOTv4FpSV34KENEw46g7aVXKQasJp8+kc1jx2zItWC4nh7kcn/P1j+9fjdEdlg7ygxTGOL&#10;nsQQyAcYSBHV6a0vMejRYlgY8DpGxkq9fQD+0xMD246ZvbhzDvpOsAbZ5TEzu0odcXwEqfsv0OAz&#10;7BAgAQ2t0xEQxSCIjl06XToTqXC8nM1W85scXRx9xWqZz4pFeoOVL+nW+fBJgCbxUFGHrU/w7Pjg&#10;Q6TDypeQRB+UbHZSqWS4fb1VjhwZjskurTO6vw5ThvQVXS3w7ZhlIOanCdIy4BgrqSu6nMYV01kZ&#10;5fhomnQOTKrxjEyUOesTJRnFCUM9YGAUrYbmhEo5GMcVvxceOnC/KelxVCvqfx2YE5SozwbVXuXz&#10;eZztZMwXNwUa7tpTX3uY4QhV0UDJeNyG9B/Giu6wK61Mer0yOXPFEUwynr9LnPFrO0W9furNMwAA&#10;AP//AwBQSwMEFAAGAAgAAAAhAJBSQ4vgAAAACwEAAA8AAABkcnMvZG93bnJldi54bWxMj91Og0AQ&#10;Ru9NfIfNmHhj2gUC1CJLoyYab/vzAAs7BSI7S9htoW/veKV3M5mTb85X7hY7iCtOvnekIF5HIJAa&#10;Z3pqFZyOH6tnED5oMnpwhApu6GFX3d+VujBupj1eD6EVHEK+0Aq6EMZCSt90aLVfuxGJb2c3WR14&#10;nVppJj1zuB1kEkW5tLon/tDpEd87bL4PF6vg/DU/Zdu5/gynzT7N33S/qd1NqceH5fUFRMAl/MHw&#10;q8/qULFT7S5kvBgUrJIoY5SHONmCYCKL0xhErSDN8hxkVcr/HaofAAAA//8DAFBLAQItABQABgAI&#10;AAAAIQC2gziS/gAAAOEBAAATAAAAAAAAAAAAAAAAAAAAAABbQ29udGVudF9UeXBlc10ueG1sUEsB&#10;Ai0AFAAGAAgAAAAhADj9If/WAAAAlAEAAAsAAAAAAAAAAAAAAAAALwEAAF9yZWxzLy5yZWxzUEsB&#10;Ai0AFAAGAAgAAAAhAJlSf7wfAgAAHAQAAA4AAAAAAAAAAAAAAAAALgIAAGRycy9lMm9Eb2MueG1s&#10;UEsBAi0AFAAGAAgAAAAhAJBSQ4vgAAAACwEAAA8AAAAAAAAAAAAAAAAAeQQAAGRycy9kb3ducmV2&#10;LnhtbFBLBQYAAAAABAAEAPMAAACGBQAAAAA=&#10;" stroked="f">
                <v:textbox>
                  <w:txbxContent>
                    <w:p w14:paraId="3086E294" w14:textId="00F2F1DA" w:rsidR="00611C0D" w:rsidRDefault="00611C0D" w:rsidP="004D2BC2">
                      <w:pPr>
                        <w:pStyle w:val="Caption"/>
                      </w:pPr>
                      <w:r>
                        <w:rPr>
                          <w:noProof/>
                          <w:lang w:eastAsia="en-US"/>
                        </w:rPr>
                        <w:drawing>
                          <wp:inline distT="0" distB="0" distL="0" distR="0" wp14:anchorId="4795A977" wp14:editId="155612D4">
                            <wp:extent cx="3228642"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low_150.png"/>
                                    <pic:cNvPicPr/>
                                  </pic:nvPicPr>
                                  <pic:blipFill>
                                    <a:blip r:embed="rId9">
                                      <a:extLst>
                                        <a:ext uri="{28A0092B-C50C-407E-A947-70E740481C1C}">
                                          <a14:useLocalDpi xmlns:a14="http://schemas.microsoft.com/office/drawing/2010/main" val="0"/>
                                        </a:ext>
                                      </a:extLst>
                                    </a:blip>
                                    <a:stretch>
                                      <a:fillRect/>
                                    </a:stretch>
                                  </pic:blipFill>
                                  <pic:spPr>
                                    <a:xfrm>
                                      <a:off x="0" y="0"/>
                                      <a:ext cx="3228641" cy="2425147"/>
                                    </a:xfrm>
                                    <a:prstGeom prst="rect">
                                      <a:avLst/>
                                    </a:prstGeom>
                                  </pic:spPr>
                                </pic:pic>
                              </a:graphicData>
                            </a:graphic>
                          </wp:inline>
                        </w:drawing>
                      </w:r>
                    </w:p>
                    <w:p w14:paraId="41AF1372" w14:textId="229ABC21" w:rsidR="00611C0D" w:rsidRPr="00980107" w:rsidRDefault="00611C0D" w:rsidP="004D2BC2">
                      <w:pPr>
                        <w:pStyle w:val="Caption"/>
                      </w:pPr>
                      <w:r w:rsidRPr="004D2BC2">
                        <w:rPr>
                          <w:sz w:val="20"/>
                          <w:szCs w:val="20"/>
                        </w:rPr>
                        <w:t xml:space="preserve">Figure </w:t>
                      </w:r>
                      <w:r>
                        <w:rPr>
                          <w:sz w:val="20"/>
                          <w:szCs w:val="20"/>
                        </w:rPr>
                        <w:t>1</w:t>
                      </w:r>
                      <w:r w:rsidRPr="004D2BC2">
                        <w:rPr>
                          <w:sz w:val="20"/>
                          <w:szCs w:val="20"/>
                        </w:rPr>
                        <w:t>. Screenshot of CodeFlow, the dom</w:t>
                      </w:r>
                      <w:r>
                        <w:rPr>
                          <w:sz w:val="20"/>
                          <w:szCs w:val="20"/>
                        </w:rPr>
                        <w:t>i</w:t>
                      </w:r>
                      <w:r w:rsidRPr="004D2BC2">
                        <w:rPr>
                          <w:sz w:val="20"/>
                          <w:szCs w:val="20"/>
                        </w:rPr>
                        <w:t xml:space="preserve">nant code review tool used </w:t>
                      </w:r>
                      <w:r>
                        <w:rPr>
                          <w:sz w:val="20"/>
                          <w:szCs w:val="20"/>
                        </w:rPr>
                        <w:t>by</w:t>
                      </w:r>
                      <w:r w:rsidRPr="004D2BC2">
                        <w:rPr>
                          <w:sz w:val="20"/>
                          <w:szCs w:val="20"/>
                        </w:rPr>
                        <w:t xml:space="preserve"> developers at Microsoft.</w:t>
                      </w:r>
                    </w:p>
                  </w:txbxContent>
                </v:textbox>
                <w10:wrap type="topAndBottom" anchory="margin"/>
              </v:shape>
            </w:pict>
          </mc:Fallback>
        </mc:AlternateContent>
      </w:r>
      <w:r w:rsidR="00586339">
        <w:rPr>
          <w:lang w:eastAsia="en-US"/>
        </w:rPr>
        <w:t>Most</w:t>
      </w:r>
      <w:r w:rsidR="003B4035">
        <w:rPr>
          <w:lang w:eastAsia="en-US"/>
        </w:rPr>
        <w:t xml:space="preserve"> of the interview questions revolved around topics that are very specific to tool usage</w:t>
      </w:r>
      <w:r w:rsidR="00433C6E">
        <w:rPr>
          <w:lang w:eastAsia="en-US"/>
        </w:rPr>
        <w:t xml:space="preserve">, </w:t>
      </w:r>
      <w:r w:rsidR="00B20ECD">
        <w:rPr>
          <w:lang w:eastAsia="en-US"/>
        </w:rPr>
        <w:t xml:space="preserve">and </w:t>
      </w:r>
      <w:r w:rsidR="00586339">
        <w:rPr>
          <w:lang w:eastAsia="en-US"/>
        </w:rPr>
        <w:t xml:space="preserve">were </w:t>
      </w:r>
      <w:r w:rsidR="00B20ECD">
        <w:rPr>
          <w:lang w:eastAsia="en-US"/>
        </w:rPr>
        <w:t>only tangentially related</w:t>
      </w:r>
      <w:r w:rsidR="00433C6E">
        <w:rPr>
          <w:lang w:eastAsia="en-US"/>
        </w:rPr>
        <w:t xml:space="preserve"> to this work</w:t>
      </w:r>
      <w:r w:rsidR="003B4035">
        <w:rPr>
          <w:lang w:eastAsia="en-US"/>
        </w:rPr>
        <w:t xml:space="preserve">. </w:t>
      </w:r>
      <w:r w:rsidR="00586339">
        <w:rPr>
          <w:lang w:eastAsia="en-US"/>
        </w:rPr>
        <w:t>We found</w:t>
      </w:r>
      <w:r w:rsidR="003B4035">
        <w:rPr>
          <w:lang w:eastAsia="en-US"/>
        </w:rPr>
        <w:t xml:space="preserve"> </w:t>
      </w:r>
      <w:r w:rsidR="00586339">
        <w:rPr>
          <w:lang w:eastAsia="en-US"/>
        </w:rPr>
        <w:t>one</w:t>
      </w:r>
      <w:r w:rsidR="00433C6E">
        <w:rPr>
          <w:lang w:eastAsia="en-US"/>
        </w:rPr>
        <w:t xml:space="preserve"> relevant </w:t>
      </w:r>
      <w:r w:rsidR="003B4035">
        <w:rPr>
          <w:lang w:eastAsia="en-US"/>
        </w:rPr>
        <w:t>as a starting point for our study: “</w:t>
      </w:r>
      <w:r w:rsidR="003B4035" w:rsidRPr="00B20BD8">
        <w:rPr>
          <w:i/>
          <w:lang w:eastAsia="en-US"/>
        </w:rPr>
        <w:t>What do you hope to accomplish when you submit a code review?</w:t>
      </w:r>
      <w:r w:rsidR="003B4035">
        <w:rPr>
          <w:lang w:eastAsia="en-US"/>
        </w:rPr>
        <w:t xml:space="preserve">” We analyzed </w:t>
      </w:r>
      <w:r w:rsidR="002A4769">
        <w:rPr>
          <w:lang w:eastAsia="en-US"/>
        </w:rPr>
        <w:t>the</w:t>
      </w:r>
      <w:r w:rsidR="003B4035">
        <w:rPr>
          <w:lang w:eastAsia="en-US"/>
        </w:rPr>
        <w:t xml:space="preserve"> transcript</w:t>
      </w:r>
      <w:r w:rsidR="001E038A">
        <w:rPr>
          <w:lang w:eastAsia="en-US"/>
        </w:rPr>
        <w:t xml:space="preserve"> of </w:t>
      </w:r>
      <w:r w:rsidR="00C65307">
        <w:rPr>
          <w:lang w:eastAsia="en-US"/>
        </w:rPr>
        <w:t>this</w:t>
      </w:r>
      <w:r w:rsidR="001E038A">
        <w:rPr>
          <w:lang w:eastAsia="en-US"/>
        </w:rPr>
        <w:t xml:space="preserve"> answer</w:t>
      </w:r>
      <w:r w:rsidR="00C65307">
        <w:rPr>
          <w:lang w:eastAsia="en-US"/>
        </w:rPr>
        <w:t>, for each interview,</w:t>
      </w:r>
      <w:r w:rsidR="003B4035">
        <w:rPr>
          <w:lang w:eastAsia="en-US"/>
        </w:rPr>
        <w:t xml:space="preserve"> through </w:t>
      </w:r>
      <w:r w:rsidR="001E038A">
        <w:rPr>
          <w:lang w:eastAsia="en-US"/>
        </w:rPr>
        <w:t>the</w:t>
      </w:r>
      <w:r w:rsidR="003B4035">
        <w:rPr>
          <w:lang w:eastAsia="en-US"/>
        </w:rPr>
        <w:t xml:space="preserve"> process of </w:t>
      </w:r>
      <w:r w:rsidR="003B4035" w:rsidRPr="004D2BC2">
        <w:rPr>
          <w:i/>
          <w:lang w:eastAsia="en-US"/>
        </w:rPr>
        <w:t>coding</w:t>
      </w:r>
      <w:sdt>
        <w:sdtPr>
          <w:rPr>
            <w:i/>
            <w:lang w:eastAsia="en-US"/>
          </w:rPr>
          <w:id w:val="954902703"/>
          <w:citation/>
        </w:sdtPr>
        <w:sdtEndPr/>
        <w:sdtContent>
          <w:r w:rsidR="008D7145">
            <w:rPr>
              <w:i/>
              <w:lang w:eastAsia="en-US"/>
            </w:rPr>
            <w:fldChar w:fldCharType="begin"/>
          </w:r>
          <w:r w:rsidR="008D7145">
            <w:rPr>
              <w:i/>
              <w:lang w:eastAsia="en-US"/>
            </w:rPr>
            <w:instrText xml:space="preserve"> CITATION BLB04 \l 1033 </w:instrText>
          </w:r>
          <w:r w:rsidR="008D7145">
            <w:rPr>
              <w:i/>
              <w:lang w:eastAsia="en-US"/>
            </w:rPr>
            <w:fldChar w:fldCharType="separate"/>
          </w:r>
          <w:r w:rsidR="00D1755B">
            <w:rPr>
              <w:i/>
              <w:noProof/>
              <w:lang w:eastAsia="en-US"/>
            </w:rPr>
            <w:t xml:space="preserve"> </w:t>
          </w:r>
          <w:r w:rsidR="00D1755B">
            <w:rPr>
              <w:noProof/>
              <w:lang w:eastAsia="en-US"/>
            </w:rPr>
            <w:t xml:space="preserve">(Berg </w:t>
          </w:r>
          <w:r w:rsidR="00D1755B">
            <w:rPr>
              <w:noProof/>
              <w:lang w:eastAsia="en-US"/>
            </w:rPr>
            <w:lastRenderedPageBreak/>
            <w:t>2004)</w:t>
          </w:r>
          <w:r w:rsidR="008D7145">
            <w:rPr>
              <w:i/>
              <w:lang w:eastAsia="en-US"/>
            </w:rPr>
            <w:fldChar w:fldCharType="end"/>
          </w:r>
        </w:sdtContent>
      </w:sdt>
      <w:r w:rsidR="003B4035">
        <w:rPr>
          <w:lang w:eastAsia="en-US"/>
        </w:rPr>
        <w:t xml:space="preserve"> </w:t>
      </w:r>
      <w:r w:rsidR="001E038A">
        <w:rPr>
          <w:lang w:eastAsia="en-US"/>
        </w:rPr>
        <w:t xml:space="preserve">(also used in </w:t>
      </w:r>
      <w:r w:rsidR="003B4035" w:rsidRPr="004D2BC2">
        <w:rPr>
          <w:i/>
          <w:lang w:eastAsia="en-US"/>
        </w:rPr>
        <w:t>grounded theory</w:t>
      </w:r>
      <w:sdt>
        <w:sdtPr>
          <w:rPr>
            <w:i/>
            <w:lang w:eastAsia="en-US"/>
          </w:rPr>
          <w:id w:val="252704206"/>
          <w:citation/>
        </w:sdtPr>
        <w:sdtEndPr/>
        <w:sdtContent>
          <w:r w:rsidR="00C65307">
            <w:rPr>
              <w:i/>
              <w:lang w:eastAsia="en-US"/>
            </w:rPr>
            <w:fldChar w:fldCharType="begin"/>
          </w:r>
          <w:r w:rsidR="00C65307">
            <w:rPr>
              <w:i/>
              <w:lang w:eastAsia="en-US"/>
            </w:rPr>
            <w:instrText xml:space="preserve"> CITATION Ado11 \l 1033 </w:instrText>
          </w:r>
          <w:r w:rsidR="00C65307">
            <w:rPr>
              <w:i/>
              <w:lang w:eastAsia="en-US"/>
            </w:rPr>
            <w:fldChar w:fldCharType="separate"/>
          </w:r>
          <w:r w:rsidR="00D1755B">
            <w:rPr>
              <w:i/>
              <w:noProof/>
              <w:lang w:eastAsia="en-US"/>
            </w:rPr>
            <w:t xml:space="preserve"> </w:t>
          </w:r>
          <w:r w:rsidR="00D1755B">
            <w:rPr>
              <w:noProof/>
              <w:lang w:eastAsia="en-US"/>
            </w:rPr>
            <w:t>(Adolph 2011)</w:t>
          </w:r>
          <w:r w:rsidR="00C65307">
            <w:rPr>
              <w:i/>
              <w:lang w:eastAsia="en-US"/>
            </w:rPr>
            <w:fldChar w:fldCharType="end"/>
          </w:r>
        </w:sdtContent>
      </w:sdt>
      <w:r w:rsidR="001E038A">
        <w:rPr>
          <w:lang w:eastAsia="en-US"/>
        </w:rPr>
        <w:t>)</w:t>
      </w:r>
      <w:r w:rsidR="003B4035">
        <w:rPr>
          <w:lang w:eastAsia="en-US"/>
        </w:rPr>
        <w:t xml:space="preserve">: breaking </w:t>
      </w:r>
      <w:r w:rsidR="001E038A">
        <w:rPr>
          <w:lang w:eastAsia="en-US"/>
        </w:rPr>
        <w:t xml:space="preserve">up the answers into smaller coherent units (sentences or paragraphs) and adding </w:t>
      </w:r>
      <w:r w:rsidR="001E038A" w:rsidRPr="004D2BC2">
        <w:rPr>
          <w:i/>
          <w:lang w:eastAsia="en-US"/>
        </w:rPr>
        <w:t>codes</w:t>
      </w:r>
      <w:r w:rsidR="001E038A">
        <w:rPr>
          <w:lang w:eastAsia="en-US"/>
        </w:rPr>
        <w:t xml:space="preserve"> to them. We organized codes into </w:t>
      </w:r>
      <w:r w:rsidR="001E038A" w:rsidRPr="004D2BC2">
        <w:rPr>
          <w:i/>
          <w:lang w:eastAsia="en-US"/>
        </w:rPr>
        <w:t>concepts</w:t>
      </w:r>
      <w:r w:rsidR="001E038A">
        <w:rPr>
          <w:lang w:eastAsia="en-US"/>
        </w:rPr>
        <w:t xml:space="preserve">, which in turn were grouped into more abstract </w:t>
      </w:r>
      <w:r w:rsidR="001E038A" w:rsidRPr="004D2BC2">
        <w:rPr>
          <w:i/>
          <w:lang w:eastAsia="en-US"/>
        </w:rPr>
        <w:t>categories</w:t>
      </w:r>
      <w:r w:rsidR="001E038A">
        <w:rPr>
          <w:lang w:eastAsia="en-US"/>
        </w:rPr>
        <w:t>.</w:t>
      </w:r>
    </w:p>
    <w:p w14:paraId="19A7AD03" w14:textId="7E03784C" w:rsidR="003F441F" w:rsidRDefault="003F441F">
      <w:pPr>
        <w:pStyle w:val="BodyText"/>
        <w:rPr>
          <w:lang w:eastAsia="en-US"/>
        </w:rPr>
      </w:pPr>
      <w:r>
        <w:rPr>
          <w:lang w:eastAsia="en-US"/>
        </w:rPr>
        <w:t xml:space="preserve">From </w:t>
      </w:r>
      <w:r w:rsidR="0088138D">
        <w:rPr>
          <w:lang w:eastAsia="en-US"/>
        </w:rPr>
        <w:t>this</w:t>
      </w:r>
      <w:r>
        <w:rPr>
          <w:lang w:eastAsia="en-US"/>
        </w:rPr>
        <w:t xml:space="preserve"> analysis, four motivations emerged for code review: finding defects, maintaining team awareness, improving code quality, and </w:t>
      </w:r>
      <w:r w:rsidR="00B65155">
        <w:rPr>
          <w:lang w:eastAsia="en-US"/>
        </w:rPr>
        <w:t>assessing the</w:t>
      </w:r>
      <w:r>
        <w:rPr>
          <w:lang w:eastAsia="en-US"/>
        </w:rPr>
        <w:t xml:space="preserve"> high-level design.</w:t>
      </w:r>
      <w:r w:rsidR="0088138D">
        <w:rPr>
          <w:lang w:eastAsia="en-US"/>
        </w:rPr>
        <w:t xml:space="preserve"> We used the</w:t>
      </w:r>
      <w:r w:rsidR="00235E12">
        <w:rPr>
          <w:lang w:eastAsia="en-US"/>
        </w:rPr>
        <w:t>m</w:t>
      </w:r>
      <w:r w:rsidR="0088138D">
        <w:rPr>
          <w:lang w:eastAsia="en-US"/>
        </w:rPr>
        <w:t xml:space="preserve"> to draw an initial guideline for our interviews</w:t>
      </w:r>
      <w:r w:rsidR="00235E12">
        <w:rPr>
          <w:lang w:eastAsia="en-US"/>
        </w:rPr>
        <w:t>.</w:t>
      </w:r>
    </w:p>
    <w:p w14:paraId="1C8413AD" w14:textId="0B538949" w:rsidR="00A3419C" w:rsidRDefault="001E2A6C" w:rsidP="008D7145">
      <w:pPr>
        <w:pStyle w:val="BodyText"/>
        <w:rPr>
          <w:lang w:eastAsia="en-US"/>
        </w:rPr>
      </w:pPr>
      <w:r>
        <w:rPr>
          <w:b/>
          <w:lang w:eastAsia="en-US"/>
        </w:rPr>
        <w:t xml:space="preserve">2. </w:t>
      </w:r>
      <w:r w:rsidR="00A57239">
        <w:rPr>
          <w:b/>
          <w:lang w:eastAsia="en-US"/>
        </w:rPr>
        <w:t>Observations and inte</w:t>
      </w:r>
      <w:r w:rsidR="00CC4B1E">
        <w:rPr>
          <w:b/>
          <w:lang w:eastAsia="en-US"/>
        </w:rPr>
        <w:t>r</w:t>
      </w:r>
      <w:r w:rsidR="00A57239">
        <w:rPr>
          <w:b/>
          <w:lang w:eastAsia="en-US"/>
        </w:rPr>
        <w:t>views</w:t>
      </w:r>
      <w:r w:rsidR="005E08AF" w:rsidRPr="004D2BC2">
        <w:rPr>
          <w:b/>
          <w:lang w:eastAsia="en-US"/>
        </w:rPr>
        <w:t xml:space="preserve"> with developers:</w:t>
      </w:r>
      <w:r w:rsidR="005E08AF">
        <w:rPr>
          <w:lang w:eastAsia="en-US"/>
        </w:rPr>
        <w:t xml:space="preserve"> </w:t>
      </w:r>
      <w:r w:rsidR="000F0B15">
        <w:rPr>
          <w:lang w:eastAsia="en-US"/>
        </w:rPr>
        <w:t>Next, we conducted a series of</w:t>
      </w:r>
      <w:r w:rsidR="00A3419C">
        <w:rPr>
          <w:lang w:eastAsia="en-US"/>
        </w:rPr>
        <w:t xml:space="preserve"> </w:t>
      </w:r>
      <w:r w:rsidR="000F0B15">
        <w:rPr>
          <w:lang w:eastAsia="en-US"/>
        </w:rPr>
        <w:t>one-to-one meetings with developers who use CodeFlow</w:t>
      </w:r>
      <w:r w:rsidR="00A33D4E">
        <w:rPr>
          <w:lang w:eastAsia="en-US"/>
        </w:rPr>
        <w:t>, each taking 40-</w:t>
      </w:r>
      <w:r w:rsidR="001425EE">
        <w:rPr>
          <w:lang w:eastAsia="en-US"/>
        </w:rPr>
        <w:t>60</w:t>
      </w:r>
      <w:r w:rsidR="00A33D4E">
        <w:rPr>
          <w:lang w:eastAsia="en-US"/>
        </w:rPr>
        <w:t xml:space="preserve"> minutes</w:t>
      </w:r>
      <w:r w:rsidR="000F0B15">
        <w:rPr>
          <w:lang w:eastAsia="en-US"/>
        </w:rPr>
        <w:t xml:space="preserve">. </w:t>
      </w:r>
    </w:p>
    <w:p w14:paraId="3ABAFE28" w14:textId="1CABBF59" w:rsidR="008D7145" w:rsidRDefault="00627EA3">
      <w:pPr>
        <w:pStyle w:val="BodyText"/>
        <w:rPr>
          <w:lang w:eastAsia="en-US"/>
        </w:rPr>
      </w:pPr>
      <w:r>
        <w:rPr>
          <w:lang w:eastAsia="en-US"/>
        </w:rPr>
        <w:t>We contacted</w:t>
      </w:r>
      <w:r w:rsidR="00A3419C">
        <w:rPr>
          <w:lang w:eastAsia="en-US"/>
        </w:rPr>
        <w:t xml:space="preserve"> 100 random candidates who signed-off between 50 and 250 code reviews since the </w:t>
      </w:r>
      <w:r w:rsidR="008F6235">
        <w:rPr>
          <w:lang w:eastAsia="en-US"/>
        </w:rPr>
        <w:t xml:space="preserve">CodeFlow </w:t>
      </w:r>
      <w:r w:rsidR="00A3419C">
        <w:rPr>
          <w:lang w:eastAsia="en-US"/>
        </w:rPr>
        <w:t>release and sampled across</w:t>
      </w:r>
      <w:r>
        <w:rPr>
          <w:lang w:eastAsia="en-US"/>
        </w:rPr>
        <w:t xml:space="preserve"> different product</w:t>
      </w:r>
      <w:r w:rsidR="00A3419C">
        <w:rPr>
          <w:lang w:eastAsia="en-US"/>
        </w:rPr>
        <w:t xml:space="preserve"> teams</w:t>
      </w:r>
      <w:r>
        <w:rPr>
          <w:lang w:eastAsia="en-US"/>
        </w:rPr>
        <w:t xml:space="preserve"> </w:t>
      </w:r>
      <w:r w:rsidR="001C1C79">
        <w:rPr>
          <w:lang w:eastAsia="en-US"/>
        </w:rPr>
        <w:t>to</w:t>
      </w:r>
      <w:r>
        <w:rPr>
          <w:lang w:eastAsia="en-US"/>
        </w:rPr>
        <w:t xml:space="preserve"> address our research questions from a </w:t>
      </w:r>
      <w:r w:rsidRPr="004D2BC2">
        <w:rPr>
          <w:i/>
          <w:lang w:eastAsia="en-US"/>
        </w:rPr>
        <w:t>multi-point</w:t>
      </w:r>
      <w:r>
        <w:rPr>
          <w:lang w:eastAsia="en-US"/>
        </w:rPr>
        <w:t xml:space="preserve"> perspective</w:t>
      </w:r>
      <w:r w:rsidR="00A3419C">
        <w:rPr>
          <w:lang w:eastAsia="en-US"/>
        </w:rPr>
        <w:t>.</w:t>
      </w:r>
      <w:r w:rsidR="0052489F">
        <w:rPr>
          <w:lang w:eastAsia="en-US"/>
        </w:rPr>
        <w:t xml:space="preserve"> </w:t>
      </w:r>
      <w:r w:rsidR="008D7145">
        <w:rPr>
          <w:lang w:eastAsia="en-US"/>
        </w:rPr>
        <w:t xml:space="preserve">We </w:t>
      </w:r>
      <w:r w:rsidR="0052489F">
        <w:rPr>
          <w:lang w:eastAsia="en-US"/>
        </w:rPr>
        <w:t>wrote</w:t>
      </w:r>
      <w:r w:rsidR="008D7145">
        <w:rPr>
          <w:lang w:eastAsia="en-US"/>
        </w:rPr>
        <w:t xml:space="preserve"> developers who used CodeFlow in the past and asked them to contact us, giving us 30 minute notice when they received their next review task so that we could observe.</w:t>
      </w:r>
      <w:r w:rsidR="00A3419C">
        <w:rPr>
          <w:lang w:eastAsia="en-US"/>
        </w:rPr>
        <w:t xml:space="preserve">  </w:t>
      </w:r>
      <w:r w:rsidR="009C7DD6">
        <w:rPr>
          <w:lang w:eastAsia="en-US"/>
        </w:rPr>
        <w:t xml:space="preserve">The respondents that we </w:t>
      </w:r>
      <w:r w:rsidR="004179C2">
        <w:rPr>
          <w:lang w:eastAsia="en-US"/>
        </w:rPr>
        <w:t>interviewed</w:t>
      </w:r>
      <w:r w:rsidR="00A3419C">
        <w:rPr>
          <w:lang w:eastAsia="en-US"/>
        </w:rPr>
        <w:t xml:space="preserve"> comprise</w:t>
      </w:r>
      <w:r w:rsidR="009C7DD6">
        <w:rPr>
          <w:lang w:eastAsia="en-US"/>
        </w:rPr>
        <w:t>d</w:t>
      </w:r>
      <w:r w:rsidR="00A3419C">
        <w:rPr>
          <w:lang w:eastAsia="en-US"/>
        </w:rPr>
        <w:t xml:space="preserve"> five developers, four senior developers, six testers, one senior tester, and one software architect. Their </w:t>
      </w:r>
      <w:r w:rsidR="00F32D23">
        <w:rPr>
          <w:lang w:eastAsia="en-US"/>
        </w:rPr>
        <w:t>time</w:t>
      </w:r>
      <w:r w:rsidR="00A3419C">
        <w:rPr>
          <w:lang w:eastAsia="en-US"/>
        </w:rPr>
        <w:t xml:space="preserve"> in </w:t>
      </w:r>
      <w:r w:rsidR="00F32D23">
        <w:rPr>
          <w:lang w:eastAsia="en-US"/>
        </w:rPr>
        <w:t>the</w:t>
      </w:r>
      <w:r w:rsidR="00A3419C">
        <w:rPr>
          <w:lang w:eastAsia="en-US"/>
        </w:rPr>
        <w:t xml:space="preserve"> company ranged from 18 months to almost 10 years, with a median of five years. </w:t>
      </w:r>
    </w:p>
    <w:p w14:paraId="6D3F19C7" w14:textId="7AA052B4" w:rsidR="006176C9" w:rsidRDefault="008F52D4">
      <w:pPr>
        <w:pStyle w:val="BodyText"/>
        <w:rPr>
          <w:lang w:eastAsia="en-US"/>
        </w:rPr>
      </w:pPr>
      <w:r>
        <w:rPr>
          <w:lang w:eastAsia="en-US"/>
        </w:rPr>
        <w:t>Each</w:t>
      </w:r>
      <w:r w:rsidR="00A33D4E">
        <w:rPr>
          <w:lang w:eastAsia="en-US"/>
        </w:rPr>
        <w:t xml:space="preserve"> meeting </w:t>
      </w:r>
      <w:r w:rsidR="00F32D23">
        <w:rPr>
          <w:lang w:eastAsia="en-US"/>
        </w:rPr>
        <w:t xml:space="preserve">was </w:t>
      </w:r>
      <w:r w:rsidR="00C267C7">
        <w:rPr>
          <w:lang w:eastAsia="en-US"/>
        </w:rPr>
        <w:t>comprised</w:t>
      </w:r>
      <w:r w:rsidR="00A33D4E">
        <w:rPr>
          <w:lang w:eastAsia="en-US"/>
        </w:rPr>
        <w:t xml:space="preserve"> of two parts:</w:t>
      </w:r>
      <w:r w:rsidR="00F32264">
        <w:rPr>
          <w:lang w:eastAsia="en-US"/>
        </w:rPr>
        <w:t xml:space="preserve"> In the first part, we </w:t>
      </w:r>
      <w:r w:rsidR="008D7145">
        <w:rPr>
          <w:lang w:eastAsia="en-US"/>
        </w:rPr>
        <w:t xml:space="preserve">observed </w:t>
      </w:r>
      <w:r w:rsidR="009258C2">
        <w:rPr>
          <w:lang w:eastAsia="en-US"/>
        </w:rPr>
        <w:t xml:space="preserve">them performing </w:t>
      </w:r>
      <w:r w:rsidR="008D7145">
        <w:rPr>
          <w:lang w:eastAsia="en-US"/>
        </w:rPr>
        <w:t>the code review that they had been assigned.</w:t>
      </w:r>
      <w:r w:rsidR="004C5B73">
        <w:rPr>
          <w:lang w:eastAsia="en-US"/>
        </w:rPr>
        <w:t xml:space="preserve"> To minimize invasiveness we used only one observer and to </w:t>
      </w:r>
      <w:r w:rsidR="004C5B73" w:rsidRPr="004C5B73">
        <w:rPr>
          <w:lang w:eastAsia="en-US"/>
        </w:rPr>
        <w:t xml:space="preserve">encourage the participant to narrate </w:t>
      </w:r>
      <w:r w:rsidR="00751475">
        <w:rPr>
          <w:lang w:eastAsia="en-US"/>
        </w:rPr>
        <w:t>their</w:t>
      </w:r>
      <w:r w:rsidR="004C5B73" w:rsidRPr="004C5B73">
        <w:rPr>
          <w:lang w:eastAsia="en-US"/>
        </w:rPr>
        <w:t xml:space="preserve"> work, we asked the participant</w:t>
      </w:r>
      <w:r w:rsidR="00751475">
        <w:rPr>
          <w:lang w:eastAsia="en-US"/>
        </w:rPr>
        <w:t>s</w:t>
      </w:r>
      <w:r w:rsidR="004C5B73" w:rsidRPr="004C5B73">
        <w:rPr>
          <w:lang w:eastAsia="en-US"/>
        </w:rPr>
        <w:t xml:space="preserve"> to think of us as a newcomer to the team</w:t>
      </w:r>
      <w:r w:rsidR="000D42B3">
        <w:rPr>
          <w:lang w:eastAsia="en-US"/>
        </w:rPr>
        <w:t xml:space="preserve">. </w:t>
      </w:r>
      <w:r w:rsidR="00751475">
        <w:rPr>
          <w:lang w:eastAsia="en-US"/>
        </w:rPr>
        <w:t xml:space="preserve">In this way, </w:t>
      </w:r>
      <w:r w:rsidR="00751475" w:rsidRPr="00732623">
        <w:rPr>
          <w:lang w:eastAsia="en-US"/>
        </w:rPr>
        <w:t xml:space="preserve">most developers thought aloud without </w:t>
      </w:r>
      <w:r w:rsidR="00335346">
        <w:rPr>
          <w:lang w:eastAsia="en-US"/>
        </w:rPr>
        <w:t>need of prompting</w:t>
      </w:r>
      <w:r w:rsidR="00751475">
        <w:rPr>
          <w:lang w:eastAsia="en-US"/>
        </w:rPr>
        <w:t xml:space="preserve">. </w:t>
      </w:r>
      <w:r w:rsidR="00751475" w:rsidRPr="00732623">
        <w:rPr>
          <w:lang w:eastAsia="en-US"/>
        </w:rPr>
        <w:t xml:space="preserve"> </w:t>
      </w:r>
      <w:r w:rsidR="008D7145">
        <w:rPr>
          <w:lang w:eastAsia="en-US"/>
        </w:rPr>
        <w:t>With consent, we recorded the audio</w:t>
      </w:r>
      <w:r w:rsidR="00F32D23">
        <w:rPr>
          <w:lang w:eastAsia="en-US"/>
        </w:rPr>
        <w:t>,</w:t>
      </w:r>
      <w:r w:rsidR="008D7145">
        <w:rPr>
          <w:lang w:eastAsia="en-US"/>
        </w:rPr>
        <w:t xml:space="preserve"> </w:t>
      </w:r>
      <w:r w:rsidR="002A70E6">
        <w:rPr>
          <w:lang w:eastAsia="en-US"/>
        </w:rPr>
        <w:t xml:space="preserve">assuring the participants </w:t>
      </w:r>
      <w:r w:rsidR="004C3D80">
        <w:rPr>
          <w:lang w:eastAsia="en-US"/>
        </w:rPr>
        <w:t>o</w:t>
      </w:r>
      <w:r w:rsidR="008D7145">
        <w:rPr>
          <w:lang w:eastAsia="en-US"/>
        </w:rPr>
        <w:t>f</w:t>
      </w:r>
      <w:r w:rsidR="002A70E6">
        <w:rPr>
          <w:lang w:eastAsia="en-US"/>
        </w:rPr>
        <w:t xml:space="preserve"> anonymity</w:t>
      </w:r>
      <w:r w:rsidR="00751475">
        <w:rPr>
          <w:lang w:eastAsia="en-US"/>
        </w:rPr>
        <w:t>.</w:t>
      </w:r>
      <w:r w:rsidR="001E34C8">
        <w:rPr>
          <w:lang w:eastAsia="en-US"/>
        </w:rPr>
        <w:t xml:space="preserve"> </w:t>
      </w:r>
      <w:r w:rsidR="00732623" w:rsidRPr="00732623">
        <w:rPr>
          <w:lang w:eastAsia="en-US"/>
        </w:rPr>
        <w:t>Since we</w:t>
      </w:r>
      <w:r w:rsidR="001E34C8">
        <w:rPr>
          <w:lang w:eastAsia="en-US"/>
        </w:rPr>
        <w:t>,</w:t>
      </w:r>
      <w:r w:rsidR="008D7145">
        <w:rPr>
          <w:lang w:eastAsia="en-US"/>
        </w:rPr>
        <w:t xml:space="preserve"> as observers</w:t>
      </w:r>
      <w:r w:rsidR="001E34C8">
        <w:rPr>
          <w:lang w:eastAsia="en-US"/>
        </w:rPr>
        <w:t>,</w:t>
      </w:r>
      <w:r w:rsidR="008D7145">
        <w:rPr>
          <w:lang w:eastAsia="en-US"/>
        </w:rPr>
        <w:t xml:space="preserve"> have backgrounds in software development and practices at Microsoft,</w:t>
      </w:r>
      <w:r w:rsidR="00732623" w:rsidRPr="00732623">
        <w:rPr>
          <w:lang w:eastAsia="en-US"/>
        </w:rPr>
        <w:t xml:space="preserve"> we </w:t>
      </w:r>
      <w:r w:rsidR="00F32D23">
        <w:rPr>
          <w:lang w:eastAsia="en-US"/>
        </w:rPr>
        <w:t>were able to</w:t>
      </w:r>
      <w:r w:rsidR="00732623" w:rsidRPr="00732623">
        <w:rPr>
          <w:lang w:eastAsia="en-US"/>
        </w:rPr>
        <w:t xml:space="preserve"> understand m</w:t>
      </w:r>
      <w:r w:rsidR="008D7145">
        <w:rPr>
          <w:lang w:eastAsia="en-US"/>
        </w:rPr>
        <w:t>ost</w:t>
      </w:r>
      <w:r w:rsidR="00732623" w:rsidRPr="00732623">
        <w:rPr>
          <w:lang w:eastAsia="en-US"/>
        </w:rPr>
        <w:t xml:space="preserve"> of the work and where and how information was obtained without inquiry. </w:t>
      </w:r>
    </w:p>
    <w:p w14:paraId="58583F31" w14:textId="078E4F1F" w:rsidR="006176C9" w:rsidRDefault="000A4A92">
      <w:pPr>
        <w:pStyle w:val="BodyText"/>
        <w:rPr>
          <w:lang w:eastAsia="en-US"/>
        </w:rPr>
      </w:pPr>
      <w:r>
        <w:t xml:space="preserve">The second part of the meeting </w:t>
      </w:r>
      <w:r w:rsidR="00592117">
        <w:t>was</w:t>
      </w:r>
      <w:r>
        <w:t xml:space="preserve"> a </w:t>
      </w:r>
      <w:r w:rsidRPr="004D2BC2">
        <w:rPr>
          <w:i/>
        </w:rPr>
        <w:t>semi-structured interview</w:t>
      </w:r>
      <w:r w:rsidR="00A67CAF">
        <w:t xml:space="preserve"> </w:t>
      </w:r>
      <w:sdt>
        <w:sdtPr>
          <w:id w:val="223645649"/>
          <w:citation/>
        </w:sdtPr>
        <w:sdtEndPr/>
        <w:sdtContent>
          <w:r w:rsidR="00F9485E">
            <w:fldChar w:fldCharType="begin"/>
          </w:r>
          <w:r w:rsidR="00F9485E">
            <w:instrText xml:space="preserve"> CITATION TLi02 \l 1033 </w:instrText>
          </w:r>
          <w:r w:rsidR="00F9485E">
            <w:fldChar w:fldCharType="separate"/>
          </w:r>
          <w:r w:rsidR="00D1755B">
            <w:rPr>
              <w:noProof/>
            </w:rPr>
            <w:t>(Lindlof and Taylor 2002)</w:t>
          </w:r>
          <w:r w:rsidR="00F9485E">
            <w:fldChar w:fldCharType="end"/>
          </w:r>
        </w:sdtContent>
      </w:sdt>
      <w:r>
        <w:t>.</w:t>
      </w:r>
      <w:r w:rsidR="00F9485E">
        <w:t xml:space="preserve"> Semi-structured interviews make us</w:t>
      </w:r>
      <w:r w:rsidR="00F32D23">
        <w:t>e</w:t>
      </w:r>
      <w:r w:rsidR="00F9485E">
        <w:t xml:space="preserve"> of an </w:t>
      </w:r>
      <w:r w:rsidR="00F9485E">
        <w:rPr>
          <w:i/>
        </w:rPr>
        <w:t>interview guide</w:t>
      </w:r>
      <w:r w:rsidR="00F9485E">
        <w:t xml:space="preserve"> that contains general groupings of topics and questions rather than a pre-determined exact set and order of questions.  They are often used in an exploratory context </w:t>
      </w:r>
      <w:r w:rsidR="00040C04">
        <w:t>to “find out what is happening [and] to seek new insights”</w:t>
      </w:r>
      <w:r w:rsidR="00F9485E">
        <w:t xml:space="preserve"> </w:t>
      </w:r>
      <w:sdt>
        <w:sdtPr>
          <w:id w:val="1899014020"/>
          <w:citation/>
        </w:sdtPr>
        <w:sdtEndPr/>
        <w:sdtContent>
          <w:r w:rsidR="00F9485E">
            <w:fldChar w:fldCharType="begin"/>
          </w:r>
          <w:r w:rsidR="00F9485E">
            <w:instrText xml:space="preserve"> CITATION RSW95 \l 1033 </w:instrText>
          </w:r>
          <w:r w:rsidR="00F9485E">
            <w:fldChar w:fldCharType="separate"/>
          </w:r>
          <w:r w:rsidR="00D1755B">
            <w:rPr>
              <w:noProof/>
            </w:rPr>
            <w:t>(Weiss 1995)</w:t>
          </w:r>
          <w:r w:rsidR="00F9485E">
            <w:fldChar w:fldCharType="end"/>
          </w:r>
        </w:sdtContent>
      </w:sdt>
      <w:r w:rsidR="00F9485E">
        <w:t>.</w:t>
      </w:r>
      <w:r>
        <w:t xml:space="preserve"> </w:t>
      </w:r>
      <w:r>
        <w:rPr>
          <w:lang w:eastAsia="en-US"/>
        </w:rPr>
        <w:t xml:space="preserve">The guideline was iteratively refined after each interview, in particular when developers </w:t>
      </w:r>
      <w:r w:rsidR="00A67CAF">
        <w:rPr>
          <w:lang w:eastAsia="en-US"/>
        </w:rPr>
        <w:t xml:space="preserve">started </w:t>
      </w:r>
      <w:r>
        <w:rPr>
          <w:lang w:eastAsia="en-US"/>
        </w:rPr>
        <w:t>provid</w:t>
      </w:r>
      <w:r w:rsidR="00A67CAF">
        <w:rPr>
          <w:lang w:eastAsia="en-US"/>
        </w:rPr>
        <w:t>ing</w:t>
      </w:r>
      <w:r>
        <w:rPr>
          <w:lang w:eastAsia="en-US"/>
        </w:rPr>
        <w:t xml:space="preserve"> answers very similar to the earlier ones, thus reaching a </w:t>
      </w:r>
      <w:r w:rsidRPr="00B20BD8">
        <w:rPr>
          <w:i/>
          <w:lang w:eastAsia="en-US"/>
        </w:rPr>
        <w:t>saturation</w:t>
      </w:r>
      <w:r>
        <w:rPr>
          <w:lang w:eastAsia="en-US"/>
        </w:rPr>
        <w:t xml:space="preserve"> effect.</w:t>
      </w:r>
    </w:p>
    <w:p w14:paraId="53495089" w14:textId="4C2165B0" w:rsidR="006176C9" w:rsidRDefault="00991871">
      <w:pPr>
        <w:pStyle w:val="BodyText"/>
        <w:rPr>
          <w:lang w:eastAsia="en-US"/>
        </w:rPr>
      </w:pPr>
      <w:r>
        <w:t>Observations</w:t>
      </w:r>
      <w:r w:rsidR="00D31E03">
        <w:t xml:space="preserve"> also</w:t>
      </w:r>
      <w:r w:rsidR="001425EE">
        <w:t xml:space="preserve"> reached a saturation </w:t>
      </w:r>
      <w:r w:rsidR="00040C04">
        <w:t>point</w:t>
      </w:r>
      <w:r>
        <w:t>, thus</w:t>
      </w:r>
      <w:r w:rsidR="00E875F0">
        <w:t xml:space="preserve"> </w:t>
      </w:r>
      <w:r>
        <w:t>providing</w:t>
      </w:r>
      <w:r w:rsidR="006176C9">
        <w:rPr>
          <w:lang w:eastAsia="en-US"/>
        </w:rPr>
        <w:t xml:space="preserve"> insights very similar to the earlier ones</w:t>
      </w:r>
      <w:r w:rsidR="00D00544">
        <w:rPr>
          <w:lang w:eastAsia="en-US"/>
        </w:rPr>
        <w:t>. For this</w:t>
      </w:r>
      <w:r w:rsidR="001425EE">
        <w:rPr>
          <w:lang w:eastAsia="en-US"/>
        </w:rPr>
        <w:t>, after the first 5-6 observations,</w:t>
      </w:r>
      <w:r w:rsidR="006176C9">
        <w:rPr>
          <w:lang w:eastAsia="en-US"/>
        </w:rPr>
        <w:t xml:space="preserve"> </w:t>
      </w:r>
      <w:r w:rsidR="001425EE">
        <w:rPr>
          <w:lang w:eastAsia="en-US"/>
        </w:rPr>
        <w:t>w</w:t>
      </w:r>
      <w:r w:rsidR="006176C9">
        <w:rPr>
          <w:lang w:eastAsia="en-US"/>
        </w:rPr>
        <w:t xml:space="preserve">e adjusted the meetings </w:t>
      </w:r>
      <w:r w:rsidR="00A57239">
        <w:rPr>
          <w:lang w:eastAsia="en-US"/>
        </w:rPr>
        <w:t xml:space="preserve">to have shorter observations, which we used </w:t>
      </w:r>
      <w:r w:rsidR="006C3877">
        <w:rPr>
          <w:lang w:eastAsia="en-US"/>
        </w:rPr>
        <w:t xml:space="preserve">as a starting point for our meetings and as a </w:t>
      </w:r>
      <w:r w:rsidR="00040C04">
        <w:rPr>
          <w:lang w:eastAsia="en-US"/>
        </w:rPr>
        <w:t>“</w:t>
      </w:r>
      <w:r w:rsidR="006C3877">
        <w:rPr>
          <w:lang w:eastAsia="en-US"/>
        </w:rPr>
        <w:t>hook</w:t>
      </w:r>
      <w:r w:rsidR="00040C04">
        <w:rPr>
          <w:lang w:eastAsia="en-US"/>
        </w:rPr>
        <w:t>”</w:t>
      </w:r>
      <w:r w:rsidR="006C3877">
        <w:rPr>
          <w:lang w:eastAsia="en-US"/>
        </w:rPr>
        <w:t xml:space="preserve"> to </w:t>
      </w:r>
      <w:r w:rsidR="00040C04">
        <w:rPr>
          <w:lang w:eastAsia="en-US"/>
        </w:rPr>
        <w:t>talk</w:t>
      </w:r>
      <w:r w:rsidR="006C3877">
        <w:rPr>
          <w:lang w:eastAsia="en-US"/>
        </w:rPr>
        <w:t xml:space="preserve"> about topics in our guideline.</w:t>
      </w:r>
    </w:p>
    <w:p w14:paraId="762EAD27" w14:textId="3FFEBA22" w:rsidR="00D5396E" w:rsidRDefault="00D5396E">
      <w:pPr>
        <w:pStyle w:val="BodyText"/>
        <w:rPr>
          <w:lang w:eastAsia="en-US"/>
        </w:rPr>
      </w:pPr>
      <w:r>
        <w:rPr>
          <w:lang w:eastAsia="en-US"/>
        </w:rPr>
        <w:t xml:space="preserve">The audio of </w:t>
      </w:r>
      <w:r w:rsidR="00040C04">
        <w:rPr>
          <w:lang w:eastAsia="en-US"/>
        </w:rPr>
        <w:t>each</w:t>
      </w:r>
      <w:r>
        <w:rPr>
          <w:lang w:eastAsia="en-US"/>
        </w:rPr>
        <w:t xml:space="preserve"> interview</w:t>
      </w:r>
      <w:r w:rsidR="00424B21">
        <w:rPr>
          <w:lang w:eastAsia="en-US"/>
        </w:rPr>
        <w:t xml:space="preserve"> was then transcribed and</w:t>
      </w:r>
      <w:r w:rsidR="00BA4E1A">
        <w:rPr>
          <w:lang w:eastAsia="en-US"/>
        </w:rPr>
        <w:t xml:space="preserve"> broke</w:t>
      </w:r>
      <w:r w:rsidR="00F82FB7">
        <w:rPr>
          <w:lang w:eastAsia="en-US"/>
        </w:rPr>
        <w:t>n</w:t>
      </w:r>
      <w:r w:rsidR="00BA4E1A">
        <w:rPr>
          <w:lang w:eastAsia="en-US"/>
        </w:rPr>
        <w:t xml:space="preserve"> up into smaller coherent units </w:t>
      </w:r>
      <w:r w:rsidR="00424B21">
        <w:rPr>
          <w:lang w:eastAsia="en-US"/>
        </w:rPr>
        <w:t>for subsequent analysis.</w:t>
      </w:r>
    </w:p>
    <w:p w14:paraId="53B27B46" w14:textId="3EF17E8C" w:rsidR="00A250C7" w:rsidRDefault="001E2A6C">
      <w:pPr>
        <w:pStyle w:val="BodyText"/>
        <w:rPr>
          <w:lang w:eastAsia="en-US"/>
        </w:rPr>
      </w:pPr>
      <w:r w:rsidRPr="001E2A6C">
        <w:rPr>
          <w:b/>
          <w:lang w:eastAsia="en-US"/>
        </w:rPr>
        <w:t>3.</w:t>
      </w:r>
      <w:r>
        <w:rPr>
          <w:b/>
          <w:lang w:eastAsia="en-US"/>
        </w:rPr>
        <w:t xml:space="preserve"> </w:t>
      </w:r>
      <w:r w:rsidR="00357F02" w:rsidRPr="004D2BC2">
        <w:rPr>
          <w:b/>
          <w:lang w:eastAsia="en-US"/>
        </w:rPr>
        <w:t>Card sort</w:t>
      </w:r>
      <w:r w:rsidR="00D943DF">
        <w:rPr>
          <w:b/>
          <w:lang w:eastAsia="en-US"/>
        </w:rPr>
        <w:t xml:space="preserve"> (meetings)</w:t>
      </w:r>
      <w:r w:rsidR="00357F02" w:rsidRPr="004D2BC2">
        <w:rPr>
          <w:b/>
          <w:lang w:eastAsia="en-US"/>
        </w:rPr>
        <w:t>:</w:t>
      </w:r>
      <w:r w:rsidR="00357F02">
        <w:rPr>
          <w:lang w:eastAsia="en-US"/>
        </w:rPr>
        <w:t xml:space="preserve"> </w:t>
      </w:r>
      <w:r w:rsidR="008B7C97">
        <w:rPr>
          <w:lang w:eastAsia="en-US"/>
        </w:rPr>
        <w:t xml:space="preserve">To group codes </w:t>
      </w:r>
      <w:r w:rsidR="00040C04">
        <w:rPr>
          <w:lang w:eastAsia="en-US"/>
        </w:rPr>
        <w:t xml:space="preserve">that </w:t>
      </w:r>
      <w:r w:rsidR="008B7C97">
        <w:rPr>
          <w:lang w:eastAsia="en-US"/>
        </w:rPr>
        <w:t xml:space="preserve">emerged from interviews and observations into categories, we conducted a </w:t>
      </w:r>
      <w:r w:rsidR="008B7C97" w:rsidRPr="004D2BC2">
        <w:rPr>
          <w:i/>
          <w:lang w:eastAsia="en-US"/>
        </w:rPr>
        <w:t>card sort</w:t>
      </w:r>
      <w:r w:rsidR="008B7C97">
        <w:rPr>
          <w:lang w:eastAsia="en-US"/>
        </w:rPr>
        <w:t xml:space="preserve">. Card sorting is a </w:t>
      </w:r>
      <w:r w:rsidR="008B7C97" w:rsidRPr="008B7C97">
        <w:rPr>
          <w:lang w:eastAsia="en-US"/>
        </w:rPr>
        <w:t>sorting technique that is widely used in information architecture to create mental models and de</w:t>
      </w:r>
      <w:r w:rsidR="008B7C97">
        <w:rPr>
          <w:lang w:eastAsia="en-US"/>
        </w:rPr>
        <w:t>rive taxonomies from input data</w:t>
      </w:r>
      <w:sdt>
        <w:sdtPr>
          <w:rPr>
            <w:lang w:eastAsia="en-US"/>
          </w:rPr>
          <w:id w:val="360557368"/>
          <w:citation/>
        </w:sdtPr>
        <w:sdtEndPr/>
        <w:sdtContent>
          <w:r w:rsidR="008B7C97">
            <w:rPr>
              <w:lang w:eastAsia="en-US"/>
            </w:rPr>
            <w:fldChar w:fldCharType="begin"/>
          </w:r>
          <w:r w:rsidR="008B7C97">
            <w:rPr>
              <w:lang w:eastAsia="en-US"/>
            </w:rPr>
            <w:instrText xml:space="preserve"> CITATION IBa05 \l 1033 </w:instrText>
          </w:r>
          <w:r w:rsidR="008B7C97">
            <w:rPr>
              <w:lang w:eastAsia="en-US"/>
            </w:rPr>
            <w:fldChar w:fldCharType="separate"/>
          </w:r>
          <w:r w:rsidR="00D1755B">
            <w:rPr>
              <w:noProof/>
              <w:lang w:eastAsia="en-US"/>
            </w:rPr>
            <w:t xml:space="preserve"> (Barker 2005)</w:t>
          </w:r>
          <w:r w:rsidR="008B7C97">
            <w:rPr>
              <w:lang w:eastAsia="en-US"/>
            </w:rPr>
            <w:fldChar w:fldCharType="end"/>
          </w:r>
        </w:sdtContent>
      </w:sdt>
      <w:r w:rsidR="008B7C97" w:rsidRPr="008B7C97">
        <w:rPr>
          <w:lang w:eastAsia="en-US"/>
        </w:rPr>
        <w:t>. In our case it help</w:t>
      </w:r>
      <w:r w:rsidR="00F32D23">
        <w:rPr>
          <w:lang w:eastAsia="en-US"/>
        </w:rPr>
        <w:t>ed</w:t>
      </w:r>
      <w:r w:rsidR="008B7C97" w:rsidRPr="008B7C97">
        <w:rPr>
          <w:lang w:eastAsia="en-US"/>
        </w:rPr>
        <w:t xml:space="preserve"> to organize the </w:t>
      </w:r>
      <w:r w:rsidR="00A250C7">
        <w:rPr>
          <w:lang w:eastAsia="en-US"/>
        </w:rPr>
        <w:t>codes</w:t>
      </w:r>
      <w:r w:rsidR="008B7C97" w:rsidRPr="008B7C97">
        <w:rPr>
          <w:lang w:eastAsia="en-US"/>
        </w:rPr>
        <w:t xml:space="preserve"> into hierarchies to deduce a higher </w:t>
      </w:r>
      <w:r w:rsidR="008B7C97" w:rsidRPr="008B7C97">
        <w:rPr>
          <w:lang w:eastAsia="en-US"/>
        </w:rPr>
        <w:lastRenderedPageBreak/>
        <w:t>level of abstraction and identify common themes.</w:t>
      </w:r>
      <w:r w:rsidR="00A250C7">
        <w:rPr>
          <w:lang w:eastAsia="en-US"/>
        </w:rPr>
        <w:t xml:space="preserve"> A card sort involves three phases:</w:t>
      </w:r>
      <w:r w:rsidR="00F14817">
        <w:rPr>
          <w:lang w:eastAsia="en-US"/>
        </w:rPr>
        <w:t xml:space="preserve"> I</w:t>
      </w:r>
      <w:r w:rsidR="00A250C7">
        <w:rPr>
          <w:lang w:eastAsia="en-US"/>
        </w:rPr>
        <w:t xml:space="preserve">n the </w:t>
      </w:r>
      <w:r w:rsidR="00F14817">
        <w:rPr>
          <w:lang w:eastAsia="en-US"/>
        </w:rPr>
        <w:t xml:space="preserve">(1) </w:t>
      </w:r>
      <w:r w:rsidR="00A250C7" w:rsidRPr="004D2BC2">
        <w:rPr>
          <w:i/>
          <w:lang w:eastAsia="en-US"/>
        </w:rPr>
        <w:t>preparation phase</w:t>
      </w:r>
      <w:r w:rsidR="00A250C7">
        <w:rPr>
          <w:lang w:eastAsia="en-US"/>
        </w:rPr>
        <w:t>, participants of the card sort are selected and the cards are created</w:t>
      </w:r>
      <w:r w:rsidR="00F14817">
        <w:rPr>
          <w:lang w:eastAsia="en-US"/>
        </w:rPr>
        <w:t>; in</w:t>
      </w:r>
      <w:r w:rsidR="00A250C7">
        <w:rPr>
          <w:lang w:eastAsia="en-US"/>
        </w:rPr>
        <w:t xml:space="preserve"> the</w:t>
      </w:r>
      <w:r w:rsidR="00F14817">
        <w:rPr>
          <w:lang w:eastAsia="en-US"/>
        </w:rPr>
        <w:t xml:space="preserve"> (2)</w:t>
      </w:r>
      <w:r w:rsidR="00A250C7">
        <w:rPr>
          <w:lang w:eastAsia="en-US"/>
        </w:rPr>
        <w:t xml:space="preserve"> </w:t>
      </w:r>
      <w:r w:rsidR="00A250C7" w:rsidRPr="004D2BC2">
        <w:rPr>
          <w:i/>
          <w:lang w:eastAsia="en-US"/>
        </w:rPr>
        <w:t>execution phase</w:t>
      </w:r>
      <w:r w:rsidR="00A250C7">
        <w:rPr>
          <w:lang w:eastAsia="en-US"/>
        </w:rPr>
        <w:t>, cards are sorted into meaningful groups with a</w:t>
      </w:r>
      <w:r w:rsidR="00F14817">
        <w:rPr>
          <w:lang w:eastAsia="en-US"/>
        </w:rPr>
        <w:t xml:space="preserve"> </w:t>
      </w:r>
      <w:r w:rsidR="00A250C7">
        <w:rPr>
          <w:lang w:eastAsia="en-US"/>
        </w:rPr>
        <w:t>descriptive title</w:t>
      </w:r>
      <w:r w:rsidR="00F14817">
        <w:rPr>
          <w:lang w:eastAsia="en-US"/>
        </w:rPr>
        <w:t>; and in the (3)</w:t>
      </w:r>
      <w:r w:rsidR="00A250C7">
        <w:rPr>
          <w:lang w:eastAsia="en-US"/>
        </w:rPr>
        <w:t xml:space="preserve"> </w:t>
      </w:r>
      <w:r w:rsidR="00A250C7" w:rsidRPr="004D2BC2">
        <w:rPr>
          <w:i/>
          <w:lang w:eastAsia="en-US"/>
        </w:rPr>
        <w:t>analysis phase</w:t>
      </w:r>
      <w:r w:rsidR="00A250C7">
        <w:rPr>
          <w:lang w:eastAsia="en-US"/>
        </w:rPr>
        <w:t>, abstract hierarchies are formed to deduce general categories.</w:t>
      </w:r>
    </w:p>
    <w:p w14:paraId="01300C31" w14:textId="3357D907" w:rsidR="00A250C7" w:rsidRDefault="00A250C7" w:rsidP="00A250C7">
      <w:pPr>
        <w:pStyle w:val="BodyText"/>
        <w:rPr>
          <w:lang w:eastAsia="en-US"/>
        </w:rPr>
      </w:pPr>
      <w:r>
        <w:rPr>
          <w:lang w:eastAsia="en-US"/>
        </w:rPr>
        <w:t xml:space="preserve">We applied an </w:t>
      </w:r>
      <w:r w:rsidRPr="00B20BD8">
        <w:rPr>
          <w:i/>
          <w:lang w:eastAsia="en-US"/>
        </w:rPr>
        <w:t>open card sor</w:t>
      </w:r>
      <w:r w:rsidR="00FA2CB0" w:rsidRPr="00B20BD8">
        <w:rPr>
          <w:i/>
          <w:lang w:eastAsia="en-US"/>
        </w:rPr>
        <w:t>t</w:t>
      </w:r>
      <w:r w:rsidR="00FA2CB0">
        <w:rPr>
          <w:lang w:eastAsia="en-US"/>
        </w:rPr>
        <w:t>: There were no prede</w:t>
      </w:r>
      <w:r>
        <w:rPr>
          <w:lang w:eastAsia="en-US"/>
        </w:rPr>
        <w:t>fined groups</w:t>
      </w:r>
      <w:r w:rsidR="00F32D23">
        <w:rPr>
          <w:lang w:eastAsia="en-US"/>
        </w:rPr>
        <w:t>.</w:t>
      </w:r>
      <w:r>
        <w:rPr>
          <w:lang w:eastAsia="en-US"/>
        </w:rPr>
        <w:t xml:space="preserve"> </w:t>
      </w:r>
      <w:r w:rsidR="00F32D23">
        <w:rPr>
          <w:lang w:eastAsia="en-US"/>
        </w:rPr>
        <w:t>I</w:t>
      </w:r>
      <w:r>
        <w:rPr>
          <w:lang w:eastAsia="en-US"/>
        </w:rPr>
        <w:t>nstead</w:t>
      </w:r>
      <w:r w:rsidR="00F32D23">
        <w:rPr>
          <w:lang w:eastAsia="en-US"/>
        </w:rPr>
        <w:t>,</w:t>
      </w:r>
      <w:r>
        <w:rPr>
          <w:lang w:eastAsia="en-US"/>
        </w:rPr>
        <w:t xml:space="preserve"> the groups emerged and evolved during the sorting process. In contrast, a closed card sort has predefined groups and is typically applied when themes are known in advance, which was not the case for our study.</w:t>
      </w:r>
    </w:p>
    <w:p w14:paraId="7616AD75" w14:textId="134FEC68" w:rsidR="006176C9" w:rsidRDefault="00975855">
      <w:pPr>
        <w:pStyle w:val="BodyText"/>
        <w:rPr>
          <w:lang w:eastAsia="en-US"/>
        </w:rPr>
      </w:pPr>
      <w:r>
        <w:rPr>
          <w:lang w:eastAsia="en-US"/>
        </w:rPr>
        <w:t>The first author of this paper created a</w:t>
      </w:r>
      <w:r w:rsidR="00A250C7">
        <w:rPr>
          <w:lang w:eastAsia="en-US"/>
        </w:rPr>
        <w:t>ll of the cards</w:t>
      </w:r>
      <w:r w:rsidR="005E6AEE">
        <w:rPr>
          <w:lang w:eastAsia="en-US"/>
        </w:rPr>
        <w:t xml:space="preserve">, from the </w:t>
      </w:r>
      <w:r>
        <w:rPr>
          <w:lang w:eastAsia="en-US"/>
        </w:rPr>
        <w:t xml:space="preserve">1,047 </w:t>
      </w:r>
      <w:r w:rsidR="00877E32">
        <w:rPr>
          <w:lang w:eastAsia="en-US"/>
        </w:rPr>
        <w:t xml:space="preserve">coherent units </w:t>
      </w:r>
      <w:r w:rsidR="005E6AEE">
        <w:rPr>
          <w:lang w:eastAsia="en-US"/>
        </w:rPr>
        <w:t>in the interviews</w:t>
      </w:r>
      <w:r w:rsidR="00A250C7">
        <w:rPr>
          <w:lang w:eastAsia="en-US"/>
        </w:rPr>
        <w:t>. Throughout our further analysis</w:t>
      </w:r>
      <w:r w:rsidR="00FA2CB0">
        <w:rPr>
          <w:lang w:eastAsia="en-US"/>
        </w:rPr>
        <w:t xml:space="preserve"> other</w:t>
      </w:r>
      <w:r w:rsidR="00A250C7">
        <w:rPr>
          <w:lang w:eastAsia="en-US"/>
        </w:rPr>
        <w:t xml:space="preserve"> researchers (</w:t>
      </w:r>
      <w:r w:rsidR="00040C04">
        <w:rPr>
          <w:lang w:eastAsia="en-US"/>
        </w:rPr>
        <w:t xml:space="preserve">the </w:t>
      </w:r>
      <w:r w:rsidR="00FA2CB0">
        <w:rPr>
          <w:lang w:eastAsia="en-US"/>
        </w:rPr>
        <w:t xml:space="preserve">second </w:t>
      </w:r>
      <w:r w:rsidR="00A250C7">
        <w:rPr>
          <w:lang w:eastAsia="en-US"/>
        </w:rPr>
        <w:t>author</w:t>
      </w:r>
      <w:r w:rsidR="00FA2CB0">
        <w:rPr>
          <w:lang w:eastAsia="en-US"/>
        </w:rPr>
        <w:t xml:space="preserve"> and external people</w:t>
      </w:r>
      <w:r w:rsidR="00A250C7">
        <w:rPr>
          <w:lang w:eastAsia="en-US"/>
        </w:rPr>
        <w:t>) were involved in developing categories and assigning cards to categories</w:t>
      </w:r>
      <w:r w:rsidR="005326EC">
        <w:rPr>
          <w:lang w:eastAsia="en-US"/>
        </w:rPr>
        <w:t>,</w:t>
      </w:r>
      <w:r w:rsidR="00A250C7">
        <w:rPr>
          <w:lang w:eastAsia="en-US"/>
        </w:rPr>
        <w:t xml:space="preserve"> so as to strengthen the validity of the result. The first author played a special role of ensuring that the context of each question was </w:t>
      </w:r>
      <w:r w:rsidR="005326EC">
        <w:rPr>
          <w:lang w:eastAsia="en-US"/>
        </w:rPr>
        <w:t xml:space="preserve">appropriately </w:t>
      </w:r>
      <w:r w:rsidR="00A250C7">
        <w:rPr>
          <w:lang w:eastAsia="en-US"/>
        </w:rPr>
        <w:t xml:space="preserve">considered </w:t>
      </w:r>
      <w:r w:rsidR="00FA2CB0">
        <w:rPr>
          <w:lang w:eastAsia="en-US"/>
        </w:rPr>
        <w:t>in the categorization, and cre</w:t>
      </w:r>
      <w:r w:rsidR="00A250C7">
        <w:rPr>
          <w:lang w:eastAsia="en-US"/>
        </w:rPr>
        <w:t>ating the initial categories. To ensure the integrity of our categories, the cards were sorted by the first author several times to identify initial th</w:t>
      </w:r>
      <w:r w:rsidR="00FA2CB0">
        <w:rPr>
          <w:lang w:eastAsia="en-US"/>
        </w:rPr>
        <w:t>emes. Next, all researchers re</w:t>
      </w:r>
      <w:r w:rsidR="00A250C7">
        <w:rPr>
          <w:lang w:eastAsia="en-US"/>
        </w:rPr>
        <w:t>viewed and agreed on the final set of</w:t>
      </w:r>
      <w:r w:rsidR="00FA2CB0">
        <w:rPr>
          <w:lang w:eastAsia="en-US"/>
        </w:rPr>
        <w:t xml:space="preserve"> categories</w:t>
      </w:r>
      <w:r w:rsidR="00A250C7">
        <w:rPr>
          <w:lang w:eastAsia="en-US"/>
        </w:rPr>
        <w:t>.</w:t>
      </w:r>
    </w:p>
    <w:p w14:paraId="02D10FF1" w14:textId="5ECE59D3" w:rsidR="004B3503" w:rsidRDefault="001E2A6C">
      <w:pPr>
        <w:pStyle w:val="BodyText"/>
        <w:rPr>
          <w:lang w:eastAsia="en-US"/>
        </w:rPr>
      </w:pPr>
      <w:r w:rsidRPr="001E2A6C">
        <w:rPr>
          <w:b/>
          <w:lang w:eastAsia="en-US"/>
        </w:rPr>
        <w:t>4.</w:t>
      </w:r>
      <w:r>
        <w:rPr>
          <w:b/>
          <w:lang w:eastAsia="en-US"/>
        </w:rPr>
        <w:t xml:space="preserve"> </w:t>
      </w:r>
      <w:r w:rsidR="00D943DF" w:rsidRPr="00730443">
        <w:rPr>
          <w:b/>
          <w:lang w:eastAsia="en-US"/>
        </w:rPr>
        <w:t>Card sort</w:t>
      </w:r>
      <w:r w:rsidR="00D943DF">
        <w:rPr>
          <w:b/>
          <w:lang w:eastAsia="en-US"/>
        </w:rPr>
        <w:t xml:space="preserve"> (code review comments)</w:t>
      </w:r>
      <w:r w:rsidR="00D943DF" w:rsidRPr="00730443">
        <w:rPr>
          <w:b/>
          <w:lang w:eastAsia="en-US"/>
        </w:rPr>
        <w:t>:</w:t>
      </w:r>
      <w:r w:rsidR="00D943DF">
        <w:rPr>
          <w:b/>
          <w:lang w:eastAsia="en-US"/>
        </w:rPr>
        <w:t xml:space="preserve"> </w:t>
      </w:r>
      <w:r w:rsidR="004B3503">
        <w:rPr>
          <w:lang w:eastAsia="en-US"/>
        </w:rPr>
        <w:t>The same method was applied to group code review comments into categories</w:t>
      </w:r>
      <w:r w:rsidR="00A523B6">
        <w:rPr>
          <w:lang w:eastAsia="en-US"/>
        </w:rPr>
        <w:t>: We randomly sampled 200 threads with at least two comments</w:t>
      </w:r>
      <w:r w:rsidR="00B41004">
        <w:rPr>
          <w:lang w:eastAsia="en-US"/>
        </w:rPr>
        <w:t xml:space="preserve"> (e.g., </w:t>
      </w:r>
      <w:r w:rsidR="00F32D23">
        <w:rPr>
          <w:lang w:eastAsia="en-US"/>
        </w:rPr>
        <w:t>Point</w:t>
      </w:r>
      <w:r w:rsidR="00B41004">
        <w:rPr>
          <w:lang w:eastAsia="en-US"/>
        </w:rPr>
        <w:t xml:space="preserve"> 4</w:t>
      </w:r>
      <w:r w:rsidR="00F32D23">
        <w:rPr>
          <w:lang w:eastAsia="en-US"/>
        </w:rPr>
        <w:t xml:space="preserve"> of</w:t>
      </w:r>
      <w:r w:rsidR="00B41004">
        <w:rPr>
          <w:lang w:eastAsia="en-US"/>
        </w:rPr>
        <w:t xml:space="preserve"> Figure </w:t>
      </w:r>
      <w:r w:rsidR="00E77902">
        <w:rPr>
          <w:lang w:eastAsia="en-US"/>
        </w:rPr>
        <w:t>2</w:t>
      </w:r>
      <w:r w:rsidR="00B41004">
        <w:rPr>
          <w:lang w:eastAsia="en-US"/>
        </w:rPr>
        <w:t>),</w:t>
      </w:r>
      <w:r w:rsidR="00A523B6">
        <w:rPr>
          <w:lang w:eastAsia="en-US"/>
        </w:rPr>
        <w:t xml:space="preserve"> from the entire dataset of C</w:t>
      </w:r>
      <w:r w:rsidR="00B26C2E">
        <w:rPr>
          <w:lang w:eastAsia="en-US"/>
        </w:rPr>
        <w:t>odeFlow</w:t>
      </w:r>
      <w:r w:rsidR="00A523B6">
        <w:rPr>
          <w:lang w:eastAsia="en-US"/>
        </w:rPr>
        <w:t xml:space="preserve"> reviews, which embeds data from dozens of independent software products at Microsoft.</w:t>
      </w:r>
      <w:r w:rsidR="005E6AEE">
        <w:rPr>
          <w:lang w:eastAsia="en-US"/>
        </w:rPr>
        <w:t xml:space="preserve"> </w:t>
      </w:r>
      <w:r w:rsidR="00F3482F">
        <w:rPr>
          <w:lang w:eastAsia="en-US"/>
        </w:rPr>
        <w:t>W</w:t>
      </w:r>
      <w:r w:rsidR="005E6AEE">
        <w:rPr>
          <w:lang w:eastAsia="en-US"/>
        </w:rPr>
        <w:t xml:space="preserve">e printed one card </w:t>
      </w:r>
      <w:r w:rsidR="00040C04">
        <w:rPr>
          <w:lang w:eastAsia="en-US"/>
        </w:rPr>
        <w:t>for</w:t>
      </w:r>
      <w:r w:rsidR="005E6AEE">
        <w:rPr>
          <w:lang w:eastAsia="en-US"/>
        </w:rPr>
        <w:t xml:space="preserve"> each comment (along with the entire </w:t>
      </w:r>
      <w:r w:rsidR="00434959">
        <w:rPr>
          <w:lang w:eastAsia="en-US"/>
        </w:rPr>
        <w:t xml:space="preserve">discussion </w:t>
      </w:r>
      <w:r w:rsidR="005E6AEE">
        <w:rPr>
          <w:lang w:eastAsia="en-US"/>
        </w:rPr>
        <w:t xml:space="preserve">thread to </w:t>
      </w:r>
      <w:r w:rsidR="00F3482F">
        <w:rPr>
          <w:lang w:eastAsia="en-US"/>
        </w:rPr>
        <w:t>give</w:t>
      </w:r>
      <w:r w:rsidR="005E6AEE">
        <w:rPr>
          <w:lang w:eastAsia="en-US"/>
        </w:rPr>
        <w:t xml:space="preserve"> the context), totaling 570 cards, and conducted a card sort</w:t>
      </w:r>
      <w:r w:rsidR="008C7490">
        <w:rPr>
          <w:lang w:eastAsia="en-US"/>
        </w:rPr>
        <w:t>,</w:t>
      </w:r>
      <w:r w:rsidR="005E6AEE">
        <w:rPr>
          <w:lang w:eastAsia="en-US"/>
        </w:rPr>
        <w:t xml:space="preserve"> as</w:t>
      </w:r>
      <w:r w:rsidR="008C7490">
        <w:rPr>
          <w:lang w:eastAsia="en-US"/>
        </w:rPr>
        <w:t xml:space="preserve"> </w:t>
      </w:r>
      <w:r w:rsidR="00040C04">
        <w:rPr>
          <w:lang w:eastAsia="en-US"/>
        </w:rPr>
        <w:t>performed</w:t>
      </w:r>
      <w:r w:rsidR="008C7490">
        <w:rPr>
          <w:lang w:eastAsia="en-US"/>
        </w:rPr>
        <w:t xml:space="preserve"> for</w:t>
      </w:r>
      <w:r w:rsidR="005E6AEE">
        <w:rPr>
          <w:lang w:eastAsia="en-US"/>
        </w:rPr>
        <w:t xml:space="preserve"> the </w:t>
      </w:r>
      <w:r w:rsidR="008C7490">
        <w:rPr>
          <w:lang w:eastAsia="en-US"/>
        </w:rPr>
        <w:t xml:space="preserve">interviews, to </w:t>
      </w:r>
      <w:r w:rsidR="005E6AEE">
        <w:rPr>
          <w:lang w:eastAsia="en-US"/>
        </w:rPr>
        <w:t>identify common themes.</w:t>
      </w:r>
    </w:p>
    <w:p w14:paraId="4C7C5987" w14:textId="286CA9A2" w:rsidR="00173DE8" w:rsidRDefault="001E2A6C">
      <w:pPr>
        <w:pStyle w:val="BodyText"/>
        <w:rPr>
          <w:lang w:eastAsia="en-US"/>
        </w:rPr>
      </w:pPr>
      <w:r>
        <w:rPr>
          <w:b/>
          <w:lang w:eastAsia="en-US"/>
        </w:rPr>
        <w:t xml:space="preserve">5. </w:t>
      </w:r>
      <w:r w:rsidR="00F83D99" w:rsidRPr="004D2BC2">
        <w:rPr>
          <w:b/>
          <w:lang w:eastAsia="en-US"/>
        </w:rPr>
        <w:t>Affinity Diagram</w:t>
      </w:r>
      <w:r w:rsidR="00F83D99">
        <w:rPr>
          <w:b/>
          <w:lang w:eastAsia="en-US"/>
        </w:rPr>
        <w:t>:</w:t>
      </w:r>
      <w:r w:rsidR="008461F5">
        <w:rPr>
          <w:lang w:eastAsia="en-US"/>
        </w:rPr>
        <w:t xml:space="preserve"> </w:t>
      </w:r>
      <w:r w:rsidR="005C38C0">
        <w:rPr>
          <w:lang w:eastAsia="en-US"/>
        </w:rPr>
        <w:t xml:space="preserve">We used an </w:t>
      </w:r>
      <w:r w:rsidR="005C38C0" w:rsidRPr="004D2BC2">
        <w:rPr>
          <w:i/>
          <w:lang w:eastAsia="en-US"/>
        </w:rPr>
        <w:t>affinity diagram</w:t>
      </w:r>
      <w:r w:rsidR="005C38C0">
        <w:rPr>
          <w:lang w:eastAsia="en-US"/>
        </w:rPr>
        <w:t xml:space="preserve"> t</w:t>
      </w:r>
      <w:r w:rsidR="008461F5">
        <w:rPr>
          <w:lang w:eastAsia="en-US"/>
        </w:rPr>
        <w:t xml:space="preserve">o organize </w:t>
      </w:r>
      <w:r w:rsidR="00F83D99">
        <w:rPr>
          <w:lang w:eastAsia="en-US"/>
        </w:rPr>
        <w:t xml:space="preserve">the categories </w:t>
      </w:r>
      <w:r w:rsidR="00571425">
        <w:rPr>
          <w:lang w:eastAsia="en-US"/>
        </w:rPr>
        <w:t xml:space="preserve">that </w:t>
      </w:r>
      <w:r w:rsidR="00F83D99">
        <w:rPr>
          <w:lang w:eastAsia="en-US"/>
        </w:rPr>
        <w:t xml:space="preserve">emerged from the card sort. </w:t>
      </w:r>
      <w:r w:rsidR="005607EB">
        <w:rPr>
          <w:lang w:eastAsia="en-US"/>
        </w:rPr>
        <w:t>This tool</w:t>
      </w:r>
      <w:r w:rsidR="008461F5">
        <w:rPr>
          <w:lang w:eastAsia="en-US"/>
        </w:rPr>
        <w:t xml:space="preserve"> </w:t>
      </w:r>
      <w:r w:rsidR="005607EB">
        <w:rPr>
          <w:lang w:eastAsia="en-US"/>
        </w:rPr>
        <w:t>a</w:t>
      </w:r>
      <w:r w:rsidR="005607EB" w:rsidRPr="005607EB">
        <w:rPr>
          <w:lang w:eastAsia="en-US"/>
        </w:rPr>
        <w:t>llows large numbers of ideas to be sorted into groups for review and analysis</w:t>
      </w:r>
      <w:sdt>
        <w:sdtPr>
          <w:rPr>
            <w:lang w:eastAsia="en-US"/>
          </w:rPr>
          <w:id w:val="865255628"/>
          <w:citation/>
        </w:sdtPr>
        <w:sdtEndPr/>
        <w:sdtContent>
          <w:r w:rsidR="005607EB">
            <w:rPr>
              <w:lang w:eastAsia="en-US"/>
            </w:rPr>
            <w:fldChar w:fldCharType="begin"/>
          </w:r>
          <w:r w:rsidR="005607EB">
            <w:rPr>
              <w:lang w:eastAsia="en-US"/>
            </w:rPr>
            <w:instrText xml:space="preserve"> CITATION Stu00 \l 1033 </w:instrText>
          </w:r>
          <w:r w:rsidR="005607EB">
            <w:rPr>
              <w:lang w:eastAsia="en-US"/>
            </w:rPr>
            <w:fldChar w:fldCharType="separate"/>
          </w:r>
          <w:r w:rsidR="00D1755B">
            <w:rPr>
              <w:noProof/>
              <w:lang w:eastAsia="en-US"/>
            </w:rPr>
            <w:t xml:space="preserve"> (Stuart J. Janis 2000)</w:t>
          </w:r>
          <w:r w:rsidR="005607EB">
            <w:rPr>
              <w:lang w:eastAsia="en-US"/>
            </w:rPr>
            <w:fldChar w:fldCharType="end"/>
          </w:r>
        </w:sdtContent>
      </w:sdt>
      <w:r w:rsidR="005607EB">
        <w:rPr>
          <w:lang w:eastAsia="en-US"/>
        </w:rPr>
        <w:t xml:space="preserve">. We used it to generate an overview of the </w:t>
      </w:r>
      <w:r w:rsidR="00122A85">
        <w:rPr>
          <w:lang w:eastAsia="en-US"/>
        </w:rPr>
        <w:t>topics</w:t>
      </w:r>
      <w:r w:rsidR="005607EB">
        <w:rPr>
          <w:lang w:eastAsia="en-US"/>
        </w:rPr>
        <w:t xml:space="preserve"> </w:t>
      </w:r>
      <w:r w:rsidR="00C9362E">
        <w:rPr>
          <w:lang w:eastAsia="en-US"/>
        </w:rPr>
        <w:t xml:space="preserve">that </w:t>
      </w:r>
      <w:r w:rsidR="005607EB">
        <w:rPr>
          <w:lang w:eastAsia="en-US"/>
        </w:rPr>
        <w:t xml:space="preserve">emerged from the card sort, </w:t>
      </w:r>
      <w:r w:rsidR="00122A85">
        <w:rPr>
          <w:lang w:eastAsia="en-US"/>
        </w:rPr>
        <w:t xml:space="preserve">in order to </w:t>
      </w:r>
      <w:r w:rsidR="005607EB">
        <w:rPr>
          <w:lang w:eastAsia="en-US"/>
        </w:rPr>
        <w:t>connect the related</w:t>
      </w:r>
      <w:r w:rsidR="00122A85">
        <w:rPr>
          <w:lang w:eastAsia="en-US"/>
        </w:rPr>
        <w:t xml:space="preserve"> concepts and derive the main themes. </w:t>
      </w:r>
      <w:r w:rsidR="00B66599">
        <w:rPr>
          <w:lang w:eastAsia="en-US"/>
        </w:rPr>
        <w:t>For generating the affinity diagram, we followed the five canonical steps: we (1) recorded the categories on post-it-notes, (2) spread them onto a wall, (3) sorted the categories based on discussions, until all are sorted and all participants agreed, (4) named each group with a description, and (5) captured and discussed the themes.</w:t>
      </w:r>
      <w:r w:rsidR="00B66599" w:rsidDel="00B66599">
        <w:rPr>
          <w:lang w:eastAsia="en-US"/>
        </w:rPr>
        <w:t xml:space="preserve"> </w:t>
      </w:r>
      <w:r>
        <w:rPr>
          <w:b/>
          <w:lang w:eastAsia="en-US"/>
        </w:rPr>
        <w:t xml:space="preserve">6. </w:t>
      </w:r>
      <w:r w:rsidR="00116BDE" w:rsidRPr="004D2BC2">
        <w:rPr>
          <w:b/>
          <w:lang w:eastAsia="en-US"/>
        </w:rPr>
        <w:t>Survey</w:t>
      </w:r>
      <w:r>
        <w:rPr>
          <w:b/>
          <w:lang w:eastAsia="en-US"/>
        </w:rPr>
        <w:t>s</w:t>
      </w:r>
      <w:r w:rsidR="00116BDE" w:rsidRPr="004D2BC2">
        <w:rPr>
          <w:b/>
          <w:lang w:eastAsia="en-US"/>
        </w:rPr>
        <w:t>:</w:t>
      </w:r>
      <w:r w:rsidR="00116BDE">
        <w:rPr>
          <w:lang w:eastAsia="en-US"/>
        </w:rPr>
        <w:t xml:space="preserve"> The final step of our study </w:t>
      </w:r>
      <w:r w:rsidR="00C9362E">
        <w:rPr>
          <w:lang w:eastAsia="en-US"/>
        </w:rPr>
        <w:t xml:space="preserve">was </w:t>
      </w:r>
      <w:r w:rsidR="00116BDE">
        <w:rPr>
          <w:lang w:eastAsia="en-US"/>
        </w:rPr>
        <w:t xml:space="preserve">aimed at </w:t>
      </w:r>
      <w:r w:rsidR="00857130">
        <w:rPr>
          <w:lang w:eastAsia="en-US"/>
        </w:rPr>
        <w:t xml:space="preserve">validating </w:t>
      </w:r>
      <w:r w:rsidR="00116BDE">
        <w:rPr>
          <w:lang w:eastAsia="en-US"/>
        </w:rPr>
        <w:t xml:space="preserve">the concepts </w:t>
      </w:r>
      <w:r w:rsidR="00C9362E">
        <w:rPr>
          <w:lang w:eastAsia="en-US"/>
        </w:rPr>
        <w:t xml:space="preserve">that </w:t>
      </w:r>
      <w:r w:rsidR="00116BDE">
        <w:rPr>
          <w:lang w:eastAsia="en-US"/>
        </w:rPr>
        <w:t xml:space="preserve">emerged from the previous phases. </w:t>
      </w:r>
      <w:r w:rsidR="00C9362E">
        <w:rPr>
          <w:lang w:eastAsia="en-US"/>
        </w:rPr>
        <w:t>Towards this goal</w:t>
      </w:r>
      <w:r w:rsidR="00116BDE">
        <w:rPr>
          <w:lang w:eastAsia="en-US"/>
        </w:rPr>
        <w:t>, we created two surveys to reach</w:t>
      </w:r>
      <w:r w:rsidR="006A6AF9">
        <w:rPr>
          <w:lang w:eastAsia="en-US"/>
        </w:rPr>
        <w:t xml:space="preserve"> </w:t>
      </w:r>
      <w:r w:rsidR="00857130">
        <w:rPr>
          <w:lang w:eastAsia="en-US"/>
        </w:rPr>
        <w:t>a significant number of</w:t>
      </w:r>
      <w:r w:rsidR="006A6AF9">
        <w:rPr>
          <w:lang w:eastAsia="en-US"/>
        </w:rPr>
        <w:t xml:space="preserve"> participants </w:t>
      </w:r>
      <w:r w:rsidR="000B0D8A">
        <w:rPr>
          <w:lang w:eastAsia="en-US"/>
        </w:rPr>
        <w:t xml:space="preserve">and </w:t>
      </w:r>
      <w:r w:rsidR="00C9362E">
        <w:rPr>
          <w:lang w:eastAsia="en-US"/>
        </w:rPr>
        <w:t xml:space="preserve">to </w:t>
      </w:r>
      <w:r w:rsidR="00857130">
        <w:rPr>
          <w:lang w:eastAsia="en-US"/>
        </w:rPr>
        <w:t>challenge</w:t>
      </w:r>
      <w:r w:rsidR="000B0D8A">
        <w:rPr>
          <w:lang w:eastAsia="en-US"/>
        </w:rPr>
        <w:t xml:space="preserve"> our </w:t>
      </w:r>
      <w:r w:rsidR="008A485B">
        <w:rPr>
          <w:lang w:eastAsia="en-US"/>
        </w:rPr>
        <w:t>conclusions</w:t>
      </w:r>
      <w:r w:rsidR="00424331">
        <w:rPr>
          <w:lang w:eastAsia="en-US"/>
        </w:rPr>
        <w:t xml:space="preserve"> (The full survey</w:t>
      </w:r>
      <w:r w:rsidR="00F32D23">
        <w:rPr>
          <w:lang w:eastAsia="en-US"/>
        </w:rPr>
        <w:t>s</w:t>
      </w:r>
      <w:r w:rsidR="00424331">
        <w:rPr>
          <w:lang w:eastAsia="en-US"/>
        </w:rPr>
        <w:t xml:space="preserve"> </w:t>
      </w:r>
      <w:r w:rsidR="00F32D23">
        <w:rPr>
          <w:lang w:eastAsia="en-US"/>
        </w:rPr>
        <w:t>are</w:t>
      </w:r>
      <w:r w:rsidR="00424331">
        <w:rPr>
          <w:lang w:eastAsia="en-US"/>
        </w:rPr>
        <w:t xml:space="preserve"> available as a technical report </w:t>
      </w:r>
      <w:sdt>
        <w:sdtPr>
          <w:rPr>
            <w:lang w:eastAsia="en-US"/>
          </w:rPr>
          <w:id w:val="850071661"/>
          <w:citation/>
        </w:sdtPr>
        <w:sdtEndPr/>
        <w:sdtContent>
          <w:r w:rsidR="00424331">
            <w:rPr>
              <w:lang w:eastAsia="en-US"/>
            </w:rPr>
            <w:fldChar w:fldCharType="begin"/>
          </w:r>
          <w:r w:rsidR="00FB03C7">
            <w:rPr>
              <w:lang w:eastAsia="en-US"/>
            </w:rPr>
            <w:instrText xml:space="preserve">CITATION Bac12 \l 1033 </w:instrText>
          </w:r>
          <w:r w:rsidR="00424331">
            <w:rPr>
              <w:lang w:eastAsia="en-US"/>
            </w:rPr>
            <w:fldChar w:fldCharType="separate"/>
          </w:r>
          <w:r w:rsidR="00D1755B">
            <w:rPr>
              <w:noProof/>
              <w:lang w:eastAsia="en-US"/>
            </w:rPr>
            <w:t>(Bacchelli and Bird 2012)</w:t>
          </w:r>
          <w:r w:rsidR="00424331">
            <w:rPr>
              <w:lang w:eastAsia="en-US"/>
            </w:rPr>
            <w:fldChar w:fldCharType="end"/>
          </w:r>
        </w:sdtContent>
      </w:sdt>
      <w:r w:rsidR="00424331">
        <w:rPr>
          <w:lang w:eastAsia="en-US"/>
        </w:rPr>
        <w:t>)</w:t>
      </w:r>
      <w:r w:rsidR="006A6AF9">
        <w:rPr>
          <w:lang w:eastAsia="en-US"/>
        </w:rPr>
        <w:t xml:space="preserve">. </w:t>
      </w:r>
      <w:r w:rsidR="00C9362E" w:rsidRPr="00C9362E">
        <w:rPr>
          <w:lang w:eastAsia="en-US"/>
        </w:rPr>
        <w:t>For the design of the survey</w:t>
      </w:r>
      <w:r w:rsidR="00C9362E">
        <w:rPr>
          <w:lang w:eastAsia="en-US"/>
        </w:rPr>
        <w:t>s</w:t>
      </w:r>
      <w:r w:rsidR="00C9362E" w:rsidRPr="00C9362E">
        <w:rPr>
          <w:lang w:eastAsia="en-US"/>
        </w:rPr>
        <w:t xml:space="preserve">, we followed </w:t>
      </w:r>
      <w:proofErr w:type="spellStart"/>
      <w:r w:rsidR="00C9362E" w:rsidRPr="00C9362E">
        <w:rPr>
          <w:lang w:eastAsia="en-US"/>
        </w:rPr>
        <w:t>Kitchenham</w:t>
      </w:r>
      <w:proofErr w:type="spellEnd"/>
      <w:r w:rsidR="00C9362E" w:rsidRPr="00C9362E">
        <w:rPr>
          <w:lang w:eastAsia="en-US"/>
        </w:rPr>
        <w:t xml:space="preserve"> and </w:t>
      </w:r>
      <w:proofErr w:type="spellStart"/>
      <w:r w:rsidR="00C9362E" w:rsidRPr="00C9362E">
        <w:rPr>
          <w:lang w:eastAsia="en-US"/>
        </w:rPr>
        <w:t>Pfleeger’s</w:t>
      </w:r>
      <w:proofErr w:type="spellEnd"/>
      <w:r w:rsidR="00C9362E" w:rsidRPr="00C9362E">
        <w:rPr>
          <w:lang w:eastAsia="en-US"/>
        </w:rPr>
        <w:t xml:space="preserve"> guidelines </w:t>
      </w:r>
      <w:r w:rsidR="00C9362E">
        <w:rPr>
          <w:lang w:eastAsia="en-US"/>
        </w:rPr>
        <w:t xml:space="preserve">for personal opinion surveys </w:t>
      </w:r>
      <w:sdt>
        <w:sdtPr>
          <w:rPr>
            <w:lang w:eastAsia="en-US"/>
          </w:rPr>
          <w:id w:val="-1486696904"/>
          <w:citation/>
        </w:sdtPr>
        <w:sdtEndPr/>
        <w:sdtContent>
          <w:r w:rsidR="00C9362E">
            <w:rPr>
              <w:lang w:eastAsia="en-US"/>
            </w:rPr>
            <w:fldChar w:fldCharType="begin"/>
          </w:r>
          <w:r w:rsidR="00FB03C7">
            <w:rPr>
              <w:lang w:eastAsia="en-US"/>
            </w:rPr>
            <w:instrText xml:space="preserve">CITATION Bar07 \l 1033 </w:instrText>
          </w:r>
          <w:r w:rsidR="00C9362E">
            <w:rPr>
              <w:lang w:eastAsia="en-US"/>
            </w:rPr>
            <w:fldChar w:fldCharType="separate"/>
          </w:r>
          <w:r w:rsidR="00D1755B">
            <w:rPr>
              <w:noProof/>
              <w:lang w:eastAsia="en-US"/>
            </w:rPr>
            <w:t>(Kitchenham and Pfleeger 2007)</w:t>
          </w:r>
          <w:r w:rsidR="00C9362E">
            <w:rPr>
              <w:lang w:eastAsia="en-US"/>
            </w:rPr>
            <w:fldChar w:fldCharType="end"/>
          </w:r>
        </w:sdtContent>
      </w:sdt>
      <w:r w:rsidR="00C9362E">
        <w:rPr>
          <w:lang w:eastAsia="en-US"/>
        </w:rPr>
        <w:t xml:space="preserve">. </w:t>
      </w:r>
      <w:r w:rsidR="00173DE8">
        <w:rPr>
          <w:lang w:eastAsia="en-US"/>
        </w:rPr>
        <w:t xml:space="preserve">Both surveys were anonymous to increase response rates </w:t>
      </w:r>
      <w:sdt>
        <w:sdtPr>
          <w:rPr>
            <w:lang w:eastAsia="en-US"/>
          </w:rPr>
          <w:id w:val="1336190664"/>
          <w:citation/>
        </w:sdtPr>
        <w:sdtEndPr/>
        <w:sdtContent>
          <w:r w:rsidR="00173DE8">
            <w:rPr>
              <w:lang w:eastAsia="en-US"/>
            </w:rPr>
            <w:fldChar w:fldCharType="begin"/>
          </w:r>
          <w:r w:rsidR="00173DE8">
            <w:rPr>
              <w:lang w:eastAsia="en-US"/>
            </w:rPr>
            <w:instrText xml:space="preserve"> CITATION Tyagi1989The \l 1033 </w:instrText>
          </w:r>
          <w:r w:rsidR="00173DE8">
            <w:rPr>
              <w:lang w:eastAsia="en-US"/>
            </w:rPr>
            <w:fldChar w:fldCharType="separate"/>
          </w:r>
          <w:r w:rsidR="00D1755B">
            <w:rPr>
              <w:noProof/>
              <w:lang w:eastAsia="en-US"/>
            </w:rPr>
            <w:t>(Tyagi 1989)</w:t>
          </w:r>
          <w:r w:rsidR="00173DE8">
            <w:rPr>
              <w:lang w:eastAsia="en-US"/>
            </w:rPr>
            <w:fldChar w:fldCharType="end"/>
          </w:r>
        </w:sdtContent>
      </w:sdt>
      <w:r w:rsidR="00173DE8">
        <w:rPr>
          <w:lang w:eastAsia="en-US"/>
        </w:rPr>
        <w:t>.</w:t>
      </w:r>
    </w:p>
    <w:p w14:paraId="2D07432B" w14:textId="07686A4B" w:rsidR="00173DE8" w:rsidRDefault="0018200B">
      <w:pPr>
        <w:pStyle w:val="BodyText"/>
        <w:rPr>
          <w:lang w:eastAsia="en-US"/>
        </w:rPr>
      </w:pPr>
      <w:r>
        <w:rPr>
          <w:noProof/>
          <w:lang w:eastAsia="en-US"/>
        </w:rPr>
        <mc:AlternateContent>
          <mc:Choice Requires="wps">
            <w:drawing>
              <wp:anchor distT="0" distB="0" distL="114300" distR="114300" simplePos="0" relativeHeight="251659264" behindDoc="0" locked="0" layoutInCell="1" allowOverlap="1" wp14:anchorId="707FB180" wp14:editId="1D84CED4">
                <wp:simplePos x="0" y="0"/>
                <wp:positionH relativeFrom="page">
                  <wp:align>center</wp:align>
                </wp:positionH>
                <wp:positionV relativeFrom="margin">
                  <wp:align>top</wp:align>
                </wp:positionV>
                <wp:extent cx="6629400" cy="2377440"/>
                <wp:effectExtent l="0" t="0" r="0" b="381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377440"/>
                        </a:xfrm>
                        <a:prstGeom prst="rect">
                          <a:avLst/>
                        </a:prstGeom>
                        <a:solidFill>
                          <a:srgbClr val="FFFFFF"/>
                        </a:solidFill>
                        <a:ln w="9525">
                          <a:noFill/>
                          <a:miter lim="800000"/>
                          <a:headEnd/>
                          <a:tailEnd/>
                        </a:ln>
                      </wps:spPr>
                      <wps:txbx>
                        <w:txbxContent>
                          <w:p w14:paraId="63185401" w14:textId="25301192" w:rsidR="00611C0D" w:rsidRDefault="00611C0D" w:rsidP="00707534">
                            <w:pPr>
                              <w:pStyle w:val="Caption"/>
                            </w:pPr>
                            <w:r>
                              <w:rPr>
                                <w:noProof/>
                                <w:lang w:eastAsia="en-US"/>
                              </w:rPr>
                              <w:drawing>
                                <wp:inline distT="0" distB="0" distL="0" distR="0" wp14:anchorId="4391ECBB" wp14:editId="5C94F1C1">
                                  <wp:extent cx="4512221" cy="196744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reviews_methodology.png"/>
                                          <pic:cNvPicPr/>
                                        </pic:nvPicPr>
                                        <pic:blipFill>
                                          <a:blip r:embed="rId10">
                                            <a:extLst>
                                              <a:ext uri="{28A0092B-C50C-407E-A947-70E740481C1C}">
                                                <a14:useLocalDpi xmlns:a14="http://schemas.microsoft.com/office/drawing/2010/main" val="0"/>
                                              </a:ext>
                                            </a:extLst>
                                          </a:blip>
                                          <a:stretch>
                                            <a:fillRect/>
                                          </a:stretch>
                                        </pic:blipFill>
                                        <pic:spPr>
                                          <a:xfrm>
                                            <a:off x="0" y="0"/>
                                            <a:ext cx="4512221" cy="1967441"/>
                                          </a:xfrm>
                                          <a:prstGeom prst="rect">
                                            <a:avLst/>
                                          </a:prstGeom>
                                        </pic:spPr>
                                      </pic:pic>
                                    </a:graphicData>
                                  </a:graphic>
                                </wp:inline>
                              </w:drawing>
                            </w:r>
                          </w:p>
                          <w:p w14:paraId="375B9C2E" w14:textId="7CB51126" w:rsidR="00611C0D" w:rsidRPr="00980107" w:rsidRDefault="00611C0D" w:rsidP="00707534">
                            <w:pPr>
                              <w:pStyle w:val="Caption"/>
                            </w:pPr>
                            <w:r w:rsidRPr="004D2BC2">
                              <w:rPr>
                                <w:sz w:val="20"/>
                                <w:szCs w:val="20"/>
                              </w:rPr>
                              <w:t xml:space="preserve">Figure </w:t>
                            </w:r>
                            <w:r>
                              <w:rPr>
                                <w:sz w:val="20"/>
                                <w:szCs w:val="20"/>
                              </w:rPr>
                              <w:t>2</w:t>
                            </w:r>
                            <w:r w:rsidRPr="004D2BC2">
                              <w:rPr>
                                <w:sz w:val="20"/>
                                <w:szCs w:val="20"/>
                              </w:rPr>
                              <w:t xml:space="preserve">. </w:t>
                            </w:r>
                            <w:r>
                              <w:rPr>
                                <w:sz w:val="20"/>
                                <w:szCs w:val="20"/>
                              </w:rPr>
                              <w:t>The mixed approach research method applied</w:t>
                            </w:r>
                            <w:r w:rsidRPr="004D2BC2">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FB180" id="_x0000_s1027" type="#_x0000_t202" style="position:absolute;left:0;text-align:left;margin-left:0;margin-top:0;width:522pt;height:187.2pt;z-index:251659264;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dPIQIAACQEAAAOAAAAZHJzL2Uyb0RvYy54bWysU9uO2yAQfa/Uf0C8N3bcJLux4qy22aaq&#10;tL1Iu/0AjHGMCgwFEjv9+h1wkkbbt6o8IIYZDmfOzKzuBq3IQTgvwVR0OskpEYZDI82uoj+et+9u&#10;KfGBmYYpMKKiR+Hp3frtm1VvS1FAB6oRjiCI8WVvK9qFYMss87wTmvkJWGHQ2YLTLKDpdlnjWI/o&#10;WmVFni+yHlxjHXDhPd4+jE66TvhtK3j41rZeBKIqitxC2l3a67hn6xUrd47ZTvITDfYPLDSTBj+9&#10;QD2wwMjeyb+gtOQOPLRhwkFn0LaSi5QDZjPNX2Xz1DErUi4ojrcXmfz/g+VfD98dkQ3WDuUxTGON&#10;nsUQyAcYSBHl6a0vMerJYlwY8BpDU6rePgL/6YmBTcfMTtw7B30nWIP0pvFldvV0xPERpO6/QIPf&#10;sH2ABDS0TkftUA2C6MjjeClNpMLxcrEolrMcXRx9xfubm9ksFS9j5fm5dT58EqBJPFTUYe0TPDs8&#10;+hDpsPIcEn/zoGSzlUolw+3qjXLkwLBPtmmlDF6FKUP6ii7nxTwhG4jvUwtpGbCPldQVvc3jGjsr&#10;yvHRNCkkMKnGMzJR5qRPlGQUJwz1MFbiLHsNzREFczC2LY4ZHjpwvynpsWUr6n/tmROUqM8GRV9O&#10;oygkJGM2vynQcNee+trDDEeoigZKxuMmpLmIchi4x+K0MskWqzgyOVHGVkxqnsYm9vq1naL+DPf6&#10;BQAA//8DAFBLAwQUAAYACAAAACEAHgKLOtsAAAAGAQAADwAAAGRycy9kb3ducmV2LnhtbEyPwU7D&#10;MBBE70j9B2srcUHUKZgGQpwKkEC9tvQDNvE2iRqvo9ht0r/H5QKXkUazmnmbryfbiTMNvnWsYblI&#10;QBBXzrRca9h/f94/g/AB2WDnmDRcyMO6mN3kmBk38pbOu1CLWMI+Qw1NCH0mpa8asugXrieO2cEN&#10;FkO0Qy3NgGMst518SJKVtNhyXGiwp4+GquPuZDUcNuPd08tYfoV9ulWrd2zT0l20vp1Pb68gAk3h&#10;7xiu+BEdishUuhMbLzoN8ZHwq9csUSr6UsNjqhTIIpf/8YsfAAAA//8DAFBLAQItABQABgAIAAAA&#10;IQC2gziS/gAAAOEBAAATAAAAAAAAAAAAAAAAAAAAAABbQ29udGVudF9UeXBlc10ueG1sUEsBAi0A&#10;FAAGAAgAAAAhADj9If/WAAAAlAEAAAsAAAAAAAAAAAAAAAAALwEAAF9yZWxzLy5yZWxzUEsBAi0A&#10;FAAGAAgAAAAhAA43B08hAgAAJAQAAA4AAAAAAAAAAAAAAAAALgIAAGRycy9lMm9Eb2MueG1sUEsB&#10;Ai0AFAAGAAgAAAAhAB4CizrbAAAABgEAAA8AAAAAAAAAAAAAAAAAewQAAGRycy9kb3ducmV2Lnht&#10;bFBLBQYAAAAABAAEAPMAAACDBQAAAAA=&#10;" stroked="f">
                <v:textbox>
                  <w:txbxContent>
                    <w:p w14:paraId="63185401" w14:textId="25301192" w:rsidR="00611C0D" w:rsidRDefault="00611C0D" w:rsidP="00707534">
                      <w:pPr>
                        <w:pStyle w:val="Caption"/>
                      </w:pPr>
                      <w:r>
                        <w:rPr>
                          <w:noProof/>
                          <w:lang w:eastAsia="en-US"/>
                        </w:rPr>
                        <w:drawing>
                          <wp:inline distT="0" distB="0" distL="0" distR="0" wp14:anchorId="4391ECBB" wp14:editId="5C94F1C1">
                            <wp:extent cx="4512221" cy="196744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reviews_methodology.png"/>
                                    <pic:cNvPicPr/>
                                  </pic:nvPicPr>
                                  <pic:blipFill>
                                    <a:blip r:embed="rId10">
                                      <a:extLst>
                                        <a:ext uri="{28A0092B-C50C-407E-A947-70E740481C1C}">
                                          <a14:useLocalDpi xmlns:a14="http://schemas.microsoft.com/office/drawing/2010/main" val="0"/>
                                        </a:ext>
                                      </a:extLst>
                                    </a:blip>
                                    <a:stretch>
                                      <a:fillRect/>
                                    </a:stretch>
                                  </pic:blipFill>
                                  <pic:spPr>
                                    <a:xfrm>
                                      <a:off x="0" y="0"/>
                                      <a:ext cx="4512221" cy="1967441"/>
                                    </a:xfrm>
                                    <a:prstGeom prst="rect">
                                      <a:avLst/>
                                    </a:prstGeom>
                                  </pic:spPr>
                                </pic:pic>
                              </a:graphicData>
                            </a:graphic>
                          </wp:inline>
                        </w:drawing>
                      </w:r>
                    </w:p>
                    <w:p w14:paraId="375B9C2E" w14:textId="7CB51126" w:rsidR="00611C0D" w:rsidRPr="00980107" w:rsidRDefault="00611C0D" w:rsidP="00707534">
                      <w:pPr>
                        <w:pStyle w:val="Caption"/>
                      </w:pPr>
                      <w:r w:rsidRPr="004D2BC2">
                        <w:rPr>
                          <w:sz w:val="20"/>
                          <w:szCs w:val="20"/>
                        </w:rPr>
                        <w:t xml:space="preserve">Figure </w:t>
                      </w:r>
                      <w:r>
                        <w:rPr>
                          <w:sz w:val="20"/>
                          <w:szCs w:val="20"/>
                        </w:rPr>
                        <w:t>2</w:t>
                      </w:r>
                      <w:r w:rsidRPr="004D2BC2">
                        <w:rPr>
                          <w:sz w:val="20"/>
                          <w:szCs w:val="20"/>
                        </w:rPr>
                        <w:t xml:space="preserve">. </w:t>
                      </w:r>
                      <w:r>
                        <w:rPr>
                          <w:sz w:val="20"/>
                          <w:szCs w:val="20"/>
                        </w:rPr>
                        <w:t>The mixed approach research method applied</w:t>
                      </w:r>
                      <w:r w:rsidRPr="004D2BC2">
                        <w:rPr>
                          <w:sz w:val="20"/>
                          <w:szCs w:val="20"/>
                        </w:rPr>
                        <w:t>.</w:t>
                      </w:r>
                    </w:p>
                  </w:txbxContent>
                </v:textbox>
                <w10:wrap type="topAndBottom" anchorx="page" anchory="margin"/>
              </v:shape>
            </w:pict>
          </mc:Fallback>
        </mc:AlternateContent>
      </w:r>
      <w:r w:rsidR="00173DE8">
        <w:rPr>
          <w:lang w:eastAsia="en-US"/>
        </w:rPr>
        <w:t xml:space="preserve">We sent the first survey to a cross section of managers.  We considered managers for which at least half of their team performed code reviews regularly (on average, one per week or more) and sampled along two dimensions.  The first dimension was whether or not the manager had participated in a code review himself since the beginning of the year and the second dimension was whether the manager managed a single team or multiple teams (a manager of managers).  Thus, we had one sample of first level managers who participated in review, another sample of second level managers who participated in reviews, </w:t>
      </w:r>
      <w:r w:rsidR="00173DE8" w:rsidRPr="00B20BD8">
        <w:rPr>
          <w:i/>
          <w:lang w:eastAsia="en-US"/>
        </w:rPr>
        <w:t>etc.</w:t>
      </w:r>
      <w:r w:rsidR="00173DE8">
        <w:rPr>
          <w:lang w:eastAsia="en-US"/>
        </w:rPr>
        <w:t xml:space="preserve">  The first survey was a short survey comprising</w:t>
      </w:r>
      <w:r w:rsidR="00173DE8" w:rsidDel="00173DE8">
        <w:rPr>
          <w:lang w:eastAsia="en-US"/>
        </w:rPr>
        <w:t xml:space="preserve"> </w:t>
      </w:r>
      <w:r w:rsidR="00173DE8">
        <w:rPr>
          <w:lang w:eastAsia="en-US"/>
        </w:rPr>
        <w:t xml:space="preserve">6 questions (all optional), which we sent to 600 managers that had at least ten direct or indirect reporting developers </w:t>
      </w:r>
      <w:r w:rsidR="003045AA">
        <w:rPr>
          <w:lang w:eastAsia="en-US"/>
        </w:rPr>
        <w:t xml:space="preserve">who </w:t>
      </w:r>
      <w:r w:rsidR="00173DE8">
        <w:rPr>
          <w:lang w:eastAsia="en-US"/>
        </w:rPr>
        <w:t xml:space="preserve">used </w:t>
      </w:r>
      <w:r w:rsidR="006B0545">
        <w:rPr>
          <w:lang w:eastAsia="en-US"/>
        </w:rPr>
        <w:t>C</w:t>
      </w:r>
      <w:r w:rsidR="003045AA">
        <w:rPr>
          <w:lang w:eastAsia="en-US"/>
        </w:rPr>
        <w:t>ode</w:t>
      </w:r>
      <w:r w:rsidR="006B0545">
        <w:rPr>
          <w:lang w:eastAsia="en-US"/>
        </w:rPr>
        <w:t>F</w:t>
      </w:r>
      <w:r w:rsidR="003045AA">
        <w:rPr>
          <w:lang w:eastAsia="en-US"/>
        </w:rPr>
        <w:t>low</w:t>
      </w:r>
      <w:r w:rsidR="00173DE8">
        <w:rPr>
          <w:lang w:eastAsia="en-US"/>
        </w:rPr>
        <w:t xml:space="preserve"> in the past. The central focus was the open question asking to enumerate the main motivations for doing code reviews in their team. We received 165 answers (28% response rate), which we analyzed before devising the second survey</w:t>
      </w:r>
    </w:p>
    <w:p w14:paraId="056A17AA" w14:textId="40ED0D1D" w:rsidR="00173DE8" w:rsidRDefault="00173DE8">
      <w:pPr>
        <w:pStyle w:val="BodyText"/>
        <w:rPr>
          <w:lang w:eastAsia="en-US"/>
        </w:rPr>
      </w:pPr>
      <w:r>
        <w:rPr>
          <w:lang w:eastAsia="en-US"/>
        </w:rPr>
        <w:t xml:space="preserve">The second survey </w:t>
      </w:r>
      <w:r w:rsidR="0079661D">
        <w:rPr>
          <w:lang w:eastAsia="en-US"/>
        </w:rPr>
        <w:t>comprised</w:t>
      </w:r>
      <w:r>
        <w:rPr>
          <w:lang w:eastAsia="en-US"/>
        </w:rPr>
        <w:t xml:space="preserve"> 18 questions, mostly closed with multiple choice answers, and was sent to 2,000 randomly chosen developers who signed off on average at least one code review per week since the beginning of the year. </w:t>
      </w:r>
      <w:r w:rsidR="005A197F">
        <w:rPr>
          <w:lang w:eastAsia="en-US"/>
        </w:rPr>
        <w:t>We used</w:t>
      </w:r>
      <w:r>
        <w:rPr>
          <w:lang w:eastAsia="en-US"/>
        </w:rPr>
        <w:t xml:space="preserve"> </w:t>
      </w:r>
      <w:r w:rsidR="005A197F">
        <w:rPr>
          <w:lang w:eastAsia="en-US"/>
        </w:rPr>
        <w:t>t</w:t>
      </w:r>
      <w:r>
        <w:rPr>
          <w:lang w:eastAsia="en-US"/>
        </w:rPr>
        <w:t xml:space="preserve">he time frame of January to June of 2012 to minimize the amount of organizational churn during the time period and identify employees’ activity in their current role and team.  We received 873 answers (44% response rate). Both response rates were </w:t>
      </w:r>
      <w:r w:rsidR="007B67E5">
        <w:rPr>
          <w:lang w:eastAsia="en-US"/>
        </w:rPr>
        <w:t xml:space="preserve"> high</w:t>
      </w:r>
      <w:r>
        <w:rPr>
          <w:lang w:eastAsia="en-US"/>
        </w:rPr>
        <w:t>, as other</w:t>
      </w:r>
      <w:r w:rsidRPr="001D58F2">
        <w:rPr>
          <w:lang w:eastAsia="en-US"/>
        </w:rPr>
        <w:t xml:space="preserve"> online surveys in software engineering have reported response rates ranging from 14% to 20%</w:t>
      </w:r>
      <w:r>
        <w:rPr>
          <w:lang w:eastAsia="en-US"/>
        </w:rPr>
        <w:t xml:space="preserve"> </w:t>
      </w:r>
      <w:sdt>
        <w:sdtPr>
          <w:rPr>
            <w:lang w:eastAsia="en-US"/>
          </w:rPr>
          <w:id w:val="-904297295"/>
          <w:citation/>
        </w:sdtPr>
        <w:sdtEndPr/>
        <w:sdtContent>
          <w:r>
            <w:rPr>
              <w:lang w:eastAsia="en-US"/>
            </w:rPr>
            <w:fldChar w:fldCharType="begin"/>
          </w:r>
          <w:r w:rsidR="00FB03C7">
            <w:rPr>
              <w:lang w:eastAsia="en-US"/>
            </w:rPr>
            <w:instrText xml:space="preserve">CITATION Tea03 \l 1033 </w:instrText>
          </w:r>
          <w:r>
            <w:rPr>
              <w:lang w:eastAsia="en-US"/>
            </w:rPr>
            <w:fldChar w:fldCharType="separate"/>
          </w:r>
          <w:r w:rsidR="00D1755B">
            <w:rPr>
              <w:noProof/>
              <w:lang w:eastAsia="en-US"/>
            </w:rPr>
            <w:t>(Punter, et al. 2003)</w:t>
          </w:r>
          <w:r>
            <w:rPr>
              <w:lang w:eastAsia="en-US"/>
            </w:rPr>
            <w:fldChar w:fldCharType="end"/>
          </w:r>
        </w:sdtContent>
      </w:sdt>
      <w:r>
        <w:rPr>
          <w:lang w:eastAsia="en-US"/>
        </w:rPr>
        <w:t>.</w:t>
      </w:r>
    </w:p>
    <w:p w14:paraId="3847CBD8" w14:textId="6D205F11" w:rsidR="00D24952" w:rsidRDefault="00814275" w:rsidP="00D24952">
      <w:pPr>
        <w:pStyle w:val="Heading1"/>
      </w:pPr>
      <w:r>
        <w:lastRenderedPageBreak/>
        <w:t xml:space="preserve">Why Do </w:t>
      </w:r>
      <w:r w:rsidR="00F86207">
        <w:t>Programmers</w:t>
      </w:r>
      <w:r>
        <w:t xml:space="preserve"> Do Code </w:t>
      </w:r>
      <w:r w:rsidR="004B3C66">
        <w:t>Reviews</w:t>
      </w:r>
      <w:r w:rsidR="00393772">
        <w:t>?</w:t>
      </w:r>
    </w:p>
    <w:p w14:paraId="1F2849B0" w14:textId="2B321B3D" w:rsidR="00B6400F" w:rsidRDefault="006F26DA" w:rsidP="00D24952">
      <w:pPr>
        <w:pStyle w:val="BodyText"/>
        <w:rPr>
          <w:lang w:eastAsia="en-US"/>
        </w:rPr>
      </w:pPr>
      <w:r>
        <w:rPr>
          <w:lang w:eastAsia="en-US"/>
        </w:rPr>
        <w:t xml:space="preserve">Our first research question seeks to understand what motivations and </w:t>
      </w:r>
      <w:r w:rsidR="00393772">
        <w:rPr>
          <w:lang w:eastAsia="en-US"/>
        </w:rPr>
        <w:t>expectations drive code reviews,</w:t>
      </w:r>
      <w:r>
        <w:rPr>
          <w:lang w:eastAsia="en-US"/>
        </w:rPr>
        <w:t xml:space="preserve"> </w:t>
      </w:r>
      <w:r w:rsidR="00B6400F">
        <w:rPr>
          <w:lang w:eastAsia="en-US"/>
        </w:rPr>
        <w:t>and</w:t>
      </w:r>
      <w:r>
        <w:rPr>
          <w:lang w:eastAsia="en-US"/>
        </w:rPr>
        <w:t xml:space="preserve"> whether managers and</w:t>
      </w:r>
      <w:r w:rsidR="00EB59A2">
        <w:rPr>
          <w:lang w:eastAsia="en-US"/>
        </w:rPr>
        <w:t xml:space="preserve"> developers share the same opinion</w:t>
      </w:r>
      <w:r w:rsidR="00CA7866">
        <w:rPr>
          <w:lang w:eastAsia="en-US"/>
        </w:rPr>
        <w:t>s</w:t>
      </w:r>
      <w:r w:rsidR="00EB59A2">
        <w:rPr>
          <w:lang w:eastAsia="en-US"/>
        </w:rPr>
        <w:t>.</w:t>
      </w:r>
    </w:p>
    <w:p w14:paraId="792D4667" w14:textId="2321FEC0" w:rsidR="008F1C9C" w:rsidRDefault="00285711">
      <w:pPr>
        <w:pStyle w:val="BodyText"/>
        <w:rPr>
          <w:lang w:eastAsia="en-US"/>
        </w:rPr>
      </w:pPr>
      <w:r>
        <w:rPr>
          <w:lang w:eastAsia="en-US"/>
        </w:rPr>
        <w:t xml:space="preserve">Based on the responses that we coded from observations of developers performing code review as well as interviews, there are </w:t>
      </w:r>
      <w:r w:rsidR="007B40BD">
        <w:rPr>
          <w:lang w:eastAsia="en-US"/>
        </w:rPr>
        <w:t>various</w:t>
      </w:r>
      <w:r>
        <w:rPr>
          <w:lang w:eastAsia="en-US"/>
        </w:rPr>
        <w:t xml:space="preserve"> motivations for code review. </w:t>
      </w:r>
      <w:r w:rsidR="005F6E37">
        <w:rPr>
          <w:lang w:eastAsia="en-US"/>
        </w:rPr>
        <w:t>Overall, t</w:t>
      </w:r>
      <w:r w:rsidR="002E6706">
        <w:rPr>
          <w:lang w:eastAsia="en-US"/>
        </w:rPr>
        <w:t>he interviews revealed that</w:t>
      </w:r>
      <w:r w:rsidR="005F6E37">
        <w:rPr>
          <w:lang w:eastAsia="en-US"/>
        </w:rPr>
        <w:t xml:space="preserve"> finding defects, even though </w:t>
      </w:r>
      <w:r w:rsidR="00872CA6">
        <w:rPr>
          <w:lang w:eastAsia="en-US"/>
        </w:rPr>
        <w:t>prominent</w:t>
      </w:r>
      <w:r w:rsidR="005F6E37">
        <w:rPr>
          <w:lang w:eastAsia="en-US"/>
        </w:rPr>
        <w:t xml:space="preserve">, is just one of the many motivations </w:t>
      </w:r>
      <w:r w:rsidR="000678B0">
        <w:rPr>
          <w:lang w:eastAsia="en-US"/>
        </w:rPr>
        <w:t>driving</w:t>
      </w:r>
      <w:r w:rsidR="005F6E37">
        <w:rPr>
          <w:lang w:eastAsia="en-US"/>
        </w:rPr>
        <w:t xml:space="preserve"> developers</w:t>
      </w:r>
      <w:r w:rsidR="000678B0">
        <w:rPr>
          <w:lang w:eastAsia="en-US"/>
        </w:rPr>
        <w:t xml:space="preserve"> to</w:t>
      </w:r>
      <w:r w:rsidR="005F6E37">
        <w:rPr>
          <w:lang w:eastAsia="en-US"/>
        </w:rPr>
        <w:t xml:space="preserve"> perform code reviews.</w:t>
      </w:r>
      <w:r w:rsidR="000678B0">
        <w:rPr>
          <w:lang w:eastAsia="en-US"/>
        </w:rPr>
        <w:t xml:space="preserve"> Especially when reinforced by a strong team culture </w:t>
      </w:r>
      <w:r w:rsidR="000750CB">
        <w:rPr>
          <w:lang w:eastAsia="en-US"/>
        </w:rPr>
        <w:t>a</w:t>
      </w:r>
      <w:r w:rsidR="006656F4">
        <w:rPr>
          <w:lang w:eastAsia="en-US"/>
        </w:rPr>
        <w:t>round</w:t>
      </w:r>
      <w:r w:rsidR="000678B0">
        <w:rPr>
          <w:lang w:eastAsia="en-US"/>
        </w:rPr>
        <w:t xml:space="preserve"> reviews, developers see code reviews as an activity that </w:t>
      </w:r>
      <w:r w:rsidR="006656F4">
        <w:rPr>
          <w:lang w:eastAsia="en-US"/>
        </w:rPr>
        <w:t>has</w:t>
      </w:r>
      <w:r w:rsidR="000678B0">
        <w:rPr>
          <w:lang w:eastAsia="en-US"/>
        </w:rPr>
        <w:t xml:space="preserve"> multiple </w:t>
      </w:r>
      <w:r w:rsidR="008F1C9C">
        <w:rPr>
          <w:lang w:eastAsia="en-US"/>
        </w:rPr>
        <w:t>beneficial</w:t>
      </w:r>
      <w:r w:rsidR="000678B0">
        <w:rPr>
          <w:lang w:eastAsia="en-US"/>
        </w:rPr>
        <w:t xml:space="preserve"> </w:t>
      </w:r>
      <w:r w:rsidR="008F1C9C">
        <w:rPr>
          <w:lang w:eastAsia="en-US"/>
        </w:rPr>
        <w:t>influences</w:t>
      </w:r>
      <w:r w:rsidR="00E0700A">
        <w:rPr>
          <w:lang w:eastAsia="en-US"/>
        </w:rPr>
        <w:t xml:space="preserve"> not only</w:t>
      </w:r>
      <w:r w:rsidR="000678B0">
        <w:rPr>
          <w:lang w:eastAsia="en-US"/>
        </w:rPr>
        <w:t xml:space="preserve"> </w:t>
      </w:r>
      <w:r w:rsidR="006656F4">
        <w:rPr>
          <w:lang w:eastAsia="en-US"/>
        </w:rPr>
        <w:t>on</w:t>
      </w:r>
      <w:r w:rsidR="000678B0">
        <w:rPr>
          <w:lang w:eastAsia="en-US"/>
        </w:rPr>
        <w:t xml:space="preserve"> the code,</w:t>
      </w:r>
      <w:r w:rsidR="00E0700A">
        <w:rPr>
          <w:lang w:eastAsia="en-US"/>
        </w:rPr>
        <w:t xml:space="preserve"> but also </w:t>
      </w:r>
      <w:r w:rsidR="006656F4">
        <w:rPr>
          <w:lang w:eastAsia="en-US"/>
        </w:rPr>
        <w:t>for</w:t>
      </w:r>
      <w:r w:rsidR="00E0700A">
        <w:rPr>
          <w:lang w:eastAsia="en-US"/>
        </w:rPr>
        <w:t xml:space="preserve"> the team</w:t>
      </w:r>
      <w:r w:rsidR="000678B0">
        <w:rPr>
          <w:lang w:eastAsia="en-US"/>
        </w:rPr>
        <w:t xml:space="preserve"> and the</w:t>
      </w:r>
      <w:r w:rsidR="00E0700A">
        <w:rPr>
          <w:lang w:eastAsia="en-US"/>
        </w:rPr>
        <w:t xml:space="preserve"> entire</w:t>
      </w:r>
      <w:r w:rsidR="000678B0">
        <w:rPr>
          <w:lang w:eastAsia="en-US"/>
        </w:rPr>
        <w:t xml:space="preserve"> development process.</w:t>
      </w:r>
      <w:r w:rsidR="0078320F">
        <w:rPr>
          <w:lang w:eastAsia="en-US"/>
        </w:rPr>
        <w:t xml:space="preserve"> </w:t>
      </w:r>
      <w:r w:rsidR="006656F4">
        <w:rPr>
          <w:lang w:eastAsia="en-US"/>
        </w:rPr>
        <w:t>I</w:t>
      </w:r>
      <w:r w:rsidR="008F1C9C">
        <w:rPr>
          <w:lang w:eastAsia="en-US"/>
        </w:rPr>
        <w:t xml:space="preserve">n this vein, </w:t>
      </w:r>
      <w:r w:rsidR="00192D61">
        <w:rPr>
          <w:lang w:eastAsia="en-US"/>
        </w:rPr>
        <w:t xml:space="preserve">one </w:t>
      </w:r>
      <w:r w:rsidR="001E16E3">
        <w:rPr>
          <w:lang w:eastAsia="en-US"/>
        </w:rPr>
        <w:t>senior developer</w:t>
      </w:r>
      <w:r w:rsidR="00FE432F">
        <w:rPr>
          <w:lang w:eastAsia="en-US"/>
        </w:rPr>
        <w:t>’s comment</w:t>
      </w:r>
      <w:r w:rsidR="008F1C9C">
        <w:rPr>
          <w:lang w:eastAsia="en-US"/>
        </w:rPr>
        <w:t xml:space="preserve"> </w:t>
      </w:r>
      <w:r w:rsidR="00FE432F">
        <w:rPr>
          <w:lang w:eastAsia="en-US"/>
        </w:rPr>
        <w:t>summarized many of the responses</w:t>
      </w:r>
      <w:r w:rsidR="008F1C9C">
        <w:rPr>
          <w:lang w:eastAsia="en-US"/>
        </w:rPr>
        <w:t xml:space="preserve">: </w:t>
      </w:r>
      <w:r w:rsidR="008F1C9C" w:rsidRPr="00872CA6">
        <w:rPr>
          <w:lang w:eastAsia="en-US"/>
        </w:rPr>
        <w:t>“</w:t>
      </w:r>
      <w:r w:rsidR="008F1C9C" w:rsidRPr="004D2BC2">
        <w:rPr>
          <w:i/>
          <w:lang w:eastAsia="en-US"/>
        </w:rPr>
        <w:t xml:space="preserve">[code review] also has several beneficial influences: (1) makes people less protective about their code, (2) gives another person insight into the code, so there is (3) better sharing of information across the team, (4) helps support coding conventions on the team, </w:t>
      </w:r>
      <w:r w:rsidR="00F7402E" w:rsidRPr="004D2BC2">
        <w:rPr>
          <w:i/>
          <w:lang w:eastAsia="en-US"/>
        </w:rPr>
        <w:t xml:space="preserve">and </w:t>
      </w:r>
      <w:r w:rsidR="008F1C9C" w:rsidRPr="004D2BC2">
        <w:rPr>
          <w:i/>
          <w:lang w:eastAsia="en-US"/>
        </w:rPr>
        <w:t>[...]</w:t>
      </w:r>
      <w:r w:rsidR="00F7402E" w:rsidRPr="004D2BC2">
        <w:rPr>
          <w:i/>
          <w:lang w:eastAsia="en-US"/>
        </w:rPr>
        <w:t xml:space="preserve"> </w:t>
      </w:r>
      <w:r w:rsidR="008F1C9C" w:rsidRPr="004D2BC2">
        <w:rPr>
          <w:i/>
          <w:lang w:eastAsia="en-US"/>
        </w:rPr>
        <w:t>(5) helps improving the overall process and quality of code.</w:t>
      </w:r>
      <w:r w:rsidR="008F1C9C">
        <w:rPr>
          <w:lang w:eastAsia="en-US"/>
        </w:rPr>
        <w:t>”</w:t>
      </w:r>
    </w:p>
    <w:p w14:paraId="786F0B75" w14:textId="53892C44" w:rsidR="008F1C9C" w:rsidRDefault="00B221D3">
      <w:pPr>
        <w:pStyle w:val="BodyText"/>
        <w:rPr>
          <w:lang w:eastAsia="en-US"/>
        </w:rPr>
      </w:pPr>
      <w:r>
        <w:rPr>
          <w:lang w:eastAsia="en-US"/>
        </w:rPr>
        <w:t xml:space="preserve">Through the card sort on both meetings and code review comments, we found </w:t>
      </w:r>
      <w:r w:rsidR="006656F4">
        <w:rPr>
          <w:lang w:eastAsia="en-US"/>
        </w:rPr>
        <w:t xml:space="preserve">several </w:t>
      </w:r>
      <w:r>
        <w:rPr>
          <w:lang w:eastAsia="en-US"/>
        </w:rPr>
        <w:t xml:space="preserve">references to motivations for code review and identified </w:t>
      </w:r>
      <w:r w:rsidR="00FE432F">
        <w:rPr>
          <w:lang w:eastAsia="en-US"/>
        </w:rPr>
        <w:t>six</w:t>
      </w:r>
      <w:r>
        <w:rPr>
          <w:lang w:eastAsia="en-US"/>
        </w:rPr>
        <w:t xml:space="preserve"> main topics. To </w:t>
      </w:r>
      <w:r w:rsidR="005852B4">
        <w:rPr>
          <w:lang w:eastAsia="en-US"/>
        </w:rPr>
        <w:t>complete</w:t>
      </w:r>
      <w:r>
        <w:rPr>
          <w:lang w:eastAsia="en-US"/>
        </w:rPr>
        <w:t xml:space="preserve"> this list, in the survey for managers, we </w:t>
      </w:r>
      <w:r w:rsidR="006656F4">
        <w:rPr>
          <w:lang w:eastAsia="en-US"/>
        </w:rPr>
        <w:t>included</w:t>
      </w:r>
      <w:r>
        <w:rPr>
          <w:lang w:eastAsia="en-US"/>
        </w:rPr>
        <w:t xml:space="preserve"> an open question on why they perform code reviews in their team. </w:t>
      </w:r>
      <w:r w:rsidR="00285711">
        <w:rPr>
          <w:lang w:eastAsia="en-US"/>
        </w:rPr>
        <w:t>We</w:t>
      </w:r>
      <w:r>
        <w:rPr>
          <w:lang w:eastAsia="en-US"/>
        </w:rPr>
        <w:t xml:space="preserve"> analyzed the responses </w:t>
      </w:r>
      <w:r w:rsidR="00285711">
        <w:rPr>
          <w:lang w:eastAsia="en-US"/>
        </w:rPr>
        <w:t xml:space="preserve">to create a comprehensive </w:t>
      </w:r>
      <w:r w:rsidR="000750CB">
        <w:rPr>
          <w:lang w:eastAsia="en-US"/>
        </w:rPr>
        <w:t>list of high-level motivations</w:t>
      </w:r>
      <w:r w:rsidR="00285711">
        <w:rPr>
          <w:lang w:eastAsia="en-US"/>
        </w:rPr>
        <w:t>. We included this list in</w:t>
      </w:r>
      <w:r w:rsidR="000750CB">
        <w:rPr>
          <w:lang w:eastAsia="en-US"/>
        </w:rPr>
        <w:t xml:space="preserve"> the developers’ survey</w:t>
      </w:r>
      <w:r w:rsidR="00285711">
        <w:rPr>
          <w:lang w:eastAsia="en-US"/>
        </w:rPr>
        <w:t xml:space="preserve"> and asked them to rank the </w:t>
      </w:r>
      <w:r w:rsidR="00FE432F">
        <w:rPr>
          <w:lang w:eastAsia="en-US"/>
        </w:rPr>
        <w:t xml:space="preserve">top </w:t>
      </w:r>
      <w:r w:rsidR="00285711">
        <w:rPr>
          <w:lang w:eastAsia="en-US"/>
        </w:rPr>
        <w:t xml:space="preserve">three main reasons </w:t>
      </w:r>
      <w:r w:rsidR="006656F4">
        <w:rPr>
          <w:lang w:eastAsia="en-US"/>
        </w:rPr>
        <w:t xml:space="preserve">that described why </w:t>
      </w:r>
      <w:r w:rsidR="00285711">
        <w:rPr>
          <w:lang w:eastAsia="en-US"/>
        </w:rPr>
        <w:t>they do code reviews.</w:t>
      </w:r>
    </w:p>
    <w:p w14:paraId="7A80F71E" w14:textId="6BFC7EBD" w:rsidR="00D83683" w:rsidRDefault="00285711">
      <w:pPr>
        <w:pStyle w:val="BodyText"/>
        <w:rPr>
          <w:lang w:eastAsia="en-US"/>
        </w:rPr>
      </w:pPr>
      <w:r>
        <w:rPr>
          <w:lang w:eastAsia="en-US"/>
        </w:rPr>
        <w:t>In the re</w:t>
      </w:r>
      <w:r w:rsidR="006656F4">
        <w:rPr>
          <w:lang w:eastAsia="en-US"/>
        </w:rPr>
        <w:t>st</w:t>
      </w:r>
      <w:r>
        <w:rPr>
          <w:lang w:eastAsia="en-US"/>
        </w:rPr>
        <w:t xml:space="preserve"> of this section, </w:t>
      </w:r>
      <w:r w:rsidR="00B3771B">
        <w:rPr>
          <w:lang w:eastAsia="en-US"/>
        </w:rPr>
        <w:t>we discuss the motivations that</w:t>
      </w:r>
      <w:r>
        <w:rPr>
          <w:lang w:eastAsia="en-US"/>
        </w:rPr>
        <w:t xml:space="preserve"> emerged as the most </w:t>
      </w:r>
      <w:r w:rsidR="00FE432F">
        <w:rPr>
          <w:lang w:eastAsia="en-US"/>
        </w:rPr>
        <w:t>prominent</w:t>
      </w:r>
      <w:r w:rsidR="00B3771B">
        <w:rPr>
          <w:lang w:eastAsia="en-US"/>
        </w:rPr>
        <w:t>.</w:t>
      </w:r>
      <w:r w:rsidR="009656D0">
        <w:rPr>
          <w:lang w:eastAsia="en-US"/>
        </w:rPr>
        <w:t xml:space="preserve"> We order them according to the importance they were given by</w:t>
      </w:r>
      <w:r w:rsidR="00F048A6">
        <w:rPr>
          <w:lang w:eastAsia="en-US"/>
        </w:rPr>
        <w:t xml:space="preserve"> the</w:t>
      </w:r>
      <w:r w:rsidR="009656D0">
        <w:rPr>
          <w:lang w:eastAsia="en-US"/>
        </w:rPr>
        <w:t xml:space="preserve"> 873 developers and testers </w:t>
      </w:r>
      <w:r w:rsidR="00F048A6">
        <w:rPr>
          <w:lang w:eastAsia="en-US"/>
        </w:rPr>
        <w:t xml:space="preserve">who </w:t>
      </w:r>
      <w:r w:rsidR="006656F4">
        <w:rPr>
          <w:lang w:eastAsia="en-US"/>
        </w:rPr>
        <w:t>responded</w:t>
      </w:r>
      <w:r w:rsidR="00F048A6">
        <w:rPr>
          <w:lang w:eastAsia="en-US"/>
        </w:rPr>
        <w:t xml:space="preserve"> </w:t>
      </w:r>
      <w:r w:rsidR="006656F4">
        <w:rPr>
          <w:lang w:eastAsia="en-US"/>
        </w:rPr>
        <w:t>to</w:t>
      </w:r>
      <w:r w:rsidR="009656D0">
        <w:rPr>
          <w:lang w:eastAsia="en-US"/>
        </w:rPr>
        <w:t xml:space="preserve"> the final survey.</w:t>
      </w:r>
    </w:p>
    <w:p w14:paraId="7BA471F6" w14:textId="1B810D1E" w:rsidR="00D83683" w:rsidRDefault="004D51BA" w:rsidP="004D2BC2">
      <w:pPr>
        <w:pStyle w:val="Heading2"/>
      </w:pPr>
      <w:r>
        <w:t>Finding D</w:t>
      </w:r>
      <w:r w:rsidR="00D83683">
        <w:t>efects</w:t>
      </w:r>
    </w:p>
    <w:p w14:paraId="5058ACBC" w14:textId="4EDD3B24" w:rsidR="00D83683" w:rsidRDefault="00625125">
      <w:pPr>
        <w:pStyle w:val="BodyText"/>
        <w:rPr>
          <w:lang w:eastAsia="en-US"/>
        </w:rPr>
      </w:pPr>
      <w:r>
        <w:rPr>
          <w:lang w:eastAsia="en-US"/>
        </w:rPr>
        <w:t>One</w:t>
      </w:r>
      <w:r w:rsidR="004D51BA">
        <w:rPr>
          <w:lang w:eastAsia="en-US"/>
        </w:rPr>
        <w:t xml:space="preserve"> interviewe</w:t>
      </w:r>
      <w:r>
        <w:rPr>
          <w:lang w:eastAsia="en-US"/>
        </w:rPr>
        <w:t>d</w:t>
      </w:r>
      <w:r w:rsidR="004D51BA">
        <w:rPr>
          <w:lang w:eastAsia="en-US"/>
        </w:rPr>
        <w:t xml:space="preserve"> senior tester explains that he performs code reviews because they “</w:t>
      </w:r>
      <w:r w:rsidR="004D51BA" w:rsidRPr="004D2BC2">
        <w:rPr>
          <w:i/>
          <w:lang w:eastAsia="en-US"/>
        </w:rPr>
        <w:t>are a great source of bugs;</w:t>
      </w:r>
      <w:r w:rsidR="004D51BA">
        <w:rPr>
          <w:lang w:eastAsia="en-US"/>
        </w:rPr>
        <w:t>” he goes even further stating: “</w:t>
      </w:r>
      <w:r w:rsidR="004D51BA" w:rsidRPr="004D2BC2">
        <w:rPr>
          <w:i/>
          <w:lang w:eastAsia="en-US"/>
        </w:rPr>
        <w:t>sometimes code reviews are a cheaper form of bug finding than testing.</w:t>
      </w:r>
      <w:r w:rsidR="004D51BA">
        <w:rPr>
          <w:lang w:eastAsia="en-US"/>
        </w:rPr>
        <w:t xml:space="preserve">” </w:t>
      </w:r>
      <w:r w:rsidR="00FF5B93">
        <w:rPr>
          <w:lang w:eastAsia="en-US"/>
        </w:rPr>
        <w:t xml:space="preserve">Moreover, </w:t>
      </w:r>
      <w:r w:rsidR="001A72F3">
        <w:rPr>
          <w:lang w:eastAsia="en-US"/>
        </w:rPr>
        <w:t>the tool seems not to have an impact on</w:t>
      </w:r>
      <w:r w:rsidR="00FF5B93">
        <w:rPr>
          <w:lang w:eastAsia="en-US"/>
        </w:rPr>
        <w:t xml:space="preserve"> </w:t>
      </w:r>
      <w:r w:rsidR="001A72F3">
        <w:rPr>
          <w:lang w:eastAsia="en-US"/>
        </w:rPr>
        <w:t>this</w:t>
      </w:r>
      <w:r w:rsidR="004D51BA">
        <w:rPr>
          <w:lang w:eastAsia="en-US"/>
        </w:rPr>
        <w:t xml:space="preserve"> main motivation: “</w:t>
      </w:r>
      <w:r w:rsidR="004D51BA" w:rsidRPr="004D2BC2">
        <w:rPr>
          <w:i/>
          <w:lang w:eastAsia="en-US"/>
        </w:rPr>
        <w:t xml:space="preserve">using CodeFlow or using any other tool makes a little difference to us; it's more </w:t>
      </w:r>
      <w:r w:rsidR="002763DE">
        <w:rPr>
          <w:i/>
          <w:lang w:eastAsia="en-US"/>
        </w:rPr>
        <w:t>about being able to identify fla</w:t>
      </w:r>
      <w:r w:rsidR="004D51BA" w:rsidRPr="004D2BC2">
        <w:rPr>
          <w:i/>
          <w:lang w:eastAsia="en-US"/>
        </w:rPr>
        <w:t>ws in the logic.</w:t>
      </w:r>
      <w:r w:rsidR="004D51BA">
        <w:rPr>
          <w:lang w:eastAsia="en-US"/>
        </w:rPr>
        <w:t>”</w:t>
      </w:r>
    </w:p>
    <w:p w14:paraId="5737D945" w14:textId="6FB64C8C" w:rsidR="008E207F" w:rsidRDefault="008E207F">
      <w:pPr>
        <w:pStyle w:val="BodyText"/>
        <w:rPr>
          <w:lang w:eastAsia="en-US"/>
        </w:rPr>
      </w:pPr>
      <w:r>
        <w:rPr>
          <w:lang w:eastAsia="en-US"/>
        </w:rPr>
        <w:t>Almost</w:t>
      </w:r>
      <w:r w:rsidR="0061770C">
        <w:rPr>
          <w:lang w:eastAsia="en-US"/>
        </w:rPr>
        <w:t xml:space="preserve"> all</w:t>
      </w:r>
      <w:r>
        <w:rPr>
          <w:lang w:eastAsia="en-US"/>
        </w:rPr>
        <w:t xml:space="preserve"> the managers included </w:t>
      </w:r>
      <w:r w:rsidR="007E19F6">
        <w:rPr>
          <w:lang w:eastAsia="en-US"/>
        </w:rPr>
        <w:t>“</w:t>
      </w:r>
      <w:r>
        <w:rPr>
          <w:lang w:eastAsia="en-US"/>
        </w:rPr>
        <w:t>finding defects</w:t>
      </w:r>
      <w:r w:rsidR="007E19F6">
        <w:rPr>
          <w:lang w:eastAsia="en-US"/>
        </w:rPr>
        <w:t>”</w:t>
      </w:r>
      <w:r>
        <w:rPr>
          <w:lang w:eastAsia="en-US"/>
        </w:rPr>
        <w:t xml:space="preserve"> as one of the</w:t>
      </w:r>
      <w:r w:rsidR="000C57A2">
        <w:rPr>
          <w:lang w:eastAsia="en-US"/>
        </w:rPr>
        <w:t xml:space="preserve"> reasons for doing code reviews;</w:t>
      </w:r>
      <w:r>
        <w:rPr>
          <w:lang w:eastAsia="en-US"/>
        </w:rPr>
        <w:t xml:space="preserve"> </w:t>
      </w:r>
      <w:r w:rsidR="00200859">
        <w:rPr>
          <w:lang w:eastAsia="en-US"/>
        </w:rPr>
        <w:t>for 4</w:t>
      </w:r>
      <w:r w:rsidR="004F4FA6">
        <w:rPr>
          <w:lang w:eastAsia="en-US"/>
        </w:rPr>
        <w:t>4</w:t>
      </w:r>
      <w:r>
        <w:rPr>
          <w:lang w:eastAsia="en-US"/>
        </w:rPr>
        <w:t>%</w:t>
      </w:r>
      <w:r w:rsidR="000C57A2">
        <w:rPr>
          <w:lang w:eastAsia="en-US"/>
        </w:rPr>
        <w:t xml:space="preserve"> </w:t>
      </w:r>
      <w:r w:rsidR="00200859">
        <w:rPr>
          <w:lang w:eastAsia="en-US"/>
        </w:rPr>
        <w:t>of the managers</w:t>
      </w:r>
      <w:r w:rsidR="00AE0C61">
        <w:rPr>
          <w:lang w:eastAsia="en-US"/>
        </w:rPr>
        <w:t>,</w:t>
      </w:r>
      <w:r w:rsidR="00200859">
        <w:rPr>
          <w:lang w:eastAsia="en-US"/>
        </w:rPr>
        <w:t xml:space="preserve"> </w:t>
      </w:r>
      <w:r w:rsidR="007E19F6">
        <w:rPr>
          <w:lang w:eastAsia="en-US"/>
        </w:rPr>
        <w:t>it</w:t>
      </w:r>
      <w:r>
        <w:rPr>
          <w:lang w:eastAsia="en-US"/>
        </w:rPr>
        <w:t xml:space="preserve"> </w:t>
      </w:r>
      <w:r w:rsidR="00200859">
        <w:rPr>
          <w:lang w:eastAsia="en-US"/>
        </w:rPr>
        <w:t>i</w:t>
      </w:r>
      <w:r>
        <w:rPr>
          <w:lang w:eastAsia="en-US"/>
        </w:rPr>
        <w:t xml:space="preserve">s the </w:t>
      </w:r>
      <w:r w:rsidR="00F2726B">
        <w:rPr>
          <w:lang w:eastAsia="en-US"/>
        </w:rPr>
        <w:t>top reason</w:t>
      </w:r>
      <w:r>
        <w:rPr>
          <w:lang w:eastAsia="en-US"/>
        </w:rPr>
        <w:t xml:space="preserve">. </w:t>
      </w:r>
      <w:r w:rsidR="0071459E">
        <w:rPr>
          <w:lang w:eastAsia="en-US"/>
        </w:rPr>
        <w:t>Managers</w:t>
      </w:r>
      <w:r>
        <w:rPr>
          <w:lang w:eastAsia="en-US"/>
        </w:rPr>
        <w:t xml:space="preserve"> considered defects to be both low level issues (</w:t>
      </w:r>
      <w:r>
        <w:rPr>
          <w:i/>
          <w:lang w:eastAsia="en-US"/>
        </w:rPr>
        <w:t>e.g.</w:t>
      </w:r>
      <w:r>
        <w:rPr>
          <w:lang w:eastAsia="en-US"/>
        </w:rPr>
        <w:t xml:space="preserve">, </w:t>
      </w:r>
      <w:r w:rsidR="006C473D">
        <w:rPr>
          <w:lang w:eastAsia="en-US"/>
        </w:rPr>
        <w:t>“</w:t>
      </w:r>
      <w:r w:rsidR="006C473D">
        <w:rPr>
          <w:i/>
          <w:lang w:eastAsia="en-US"/>
        </w:rPr>
        <w:t>correct logic is in place</w:t>
      </w:r>
      <w:r w:rsidR="006C473D">
        <w:rPr>
          <w:lang w:eastAsia="en-US"/>
        </w:rPr>
        <w:t>”</w:t>
      </w:r>
      <w:r>
        <w:rPr>
          <w:lang w:eastAsia="en-US"/>
        </w:rPr>
        <w:t>) and high level concerns (</w:t>
      </w:r>
      <w:r>
        <w:rPr>
          <w:i/>
          <w:lang w:eastAsia="en-US"/>
        </w:rPr>
        <w:t>e.g.</w:t>
      </w:r>
      <w:r>
        <w:rPr>
          <w:lang w:eastAsia="en-US"/>
        </w:rPr>
        <w:t xml:space="preserve">, </w:t>
      </w:r>
      <w:r w:rsidR="006C473D">
        <w:rPr>
          <w:lang w:eastAsia="en-US"/>
        </w:rPr>
        <w:t>“</w:t>
      </w:r>
      <w:r w:rsidR="006C473D">
        <w:rPr>
          <w:i/>
          <w:lang w:eastAsia="en-US"/>
        </w:rPr>
        <w:t>catch errors in design</w:t>
      </w:r>
      <w:r w:rsidR="006C473D">
        <w:rPr>
          <w:lang w:eastAsia="en-US"/>
        </w:rPr>
        <w:t>”</w:t>
      </w:r>
      <w:r>
        <w:rPr>
          <w:lang w:eastAsia="en-US"/>
        </w:rPr>
        <w:t>)</w:t>
      </w:r>
      <w:r w:rsidR="000C57A2">
        <w:rPr>
          <w:lang w:eastAsia="en-US"/>
        </w:rPr>
        <w:t>.</w:t>
      </w:r>
      <w:r w:rsidR="0071459E">
        <w:rPr>
          <w:lang w:eastAsia="en-US"/>
        </w:rPr>
        <w:t xml:space="preserve"> </w:t>
      </w:r>
      <w:r w:rsidR="00BA2A34">
        <w:rPr>
          <w:lang w:eastAsia="en-US"/>
        </w:rPr>
        <w:t>Concerning surveyed developers/testers, “f</w:t>
      </w:r>
      <w:r w:rsidR="00200859">
        <w:rPr>
          <w:lang w:eastAsia="en-US"/>
        </w:rPr>
        <w:t>inding defects</w:t>
      </w:r>
      <w:r w:rsidR="00BA2A34">
        <w:rPr>
          <w:lang w:eastAsia="en-US"/>
        </w:rPr>
        <w:t>”</w:t>
      </w:r>
      <w:r w:rsidR="00200859">
        <w:rPr>
          <w:lang w:eastAsia="en-US"/>
        </w:rPr>
        <w:t xml:space="preserve"> is the first motivation for code review for </w:t>
      </w:r>
      <w:r w:rsidR="0071459E">
        <w:rPr>
          <w:lang w:eastAsia="en-US"/>
        </w:rPr>
        <w:t xml:space="preserve">383 </w:t>
      </w:r>
      <w:r w:rsidR="00200859">
        <w:rPr>
          <w:lang w:eastAsia="en-US"/>
        </w:rPr>
        <w:t xml:space="preserve">of the </w:t>
      </w:r>
      <w:r w:rsidR="00BA2A34">
        <w:rPr>
          <w:lang w:eastAsia="en-US"/>
        </w:rPr>
        <w:t>programmers</w:t>
      </w:r>
      <w:r w:rsidR="0071459E">
        <w:rPr>
          <w:lang w:eastAsia="en-US"/>
        </w:rPr>
        <w:t xml:space="preserve"> (4</w:t>
      </w:r>
      <w:r w:rsidR="00200859">
        <w:rPr>
          <w:lang w:eastAsia="en-US"/>
        </w:rPr>
        <w:t>4</w:t>
      </w:r>
      <w:r w:rsidR="0071459E">
        <w:rPr>
          <w:lang w:eastAsia="en-US"/>
        </w:rPr>
        <w:t xml:space="preserve">%), second motivation </w:t>
      </w:r>
      <w:r w:rsidR="00200859">
        <w:rPr>
          <w:lang w:eastAsia="en-US"/>
        </w:rPr>
        <w:t xml:space="preserve">for </w:t>
      </w:r>
      <w:r w:rsidR="0071459E">
        <w:rPr>
          <w:lang w:eastAsia="en-US"/>
        </w:rPr>
        <w:t>204</w:t>
      </w:r>
      <w:r w:rsidR="00200859">
        <w:rPr>
          <w:lang w:eastAsia="en-US"/>
        </w:rPr>
        <w:t xml:space="preserve"> (23%)</w:t>
      </w:r>
      <w:r w:rsidR="0071459E">
        <w:rPr>
          <w:lang w:eastAsia="en-US"/>
        </w:rPr>
        <w:t>, and</w:t>
      </w:r>
      <w:r w:rsidR="00200859">
        <w:rPr>
          <w:lang w:eastAsia="en-US"/>
        </w:rPr>
        <w:t xml:space="preserve"> third for 96 (11%).</w:t>
      </w:r>
    </w:p>
    <w:p w14:paraId="3DA31CF5" w14:textId="4B44C45C" w:rsidR="00616999" w:rsidRDefault="00616999">
      <w:pPr>
        <w:pStyle w:val="BodyText"/>
        <w:rPr>
          <w:lang w:eastAsia="en-US"/>
        </w:rPr>
      </w:pPr>
      <w:r>
        <w:rPr>
          <w:lang w:eastAsia="en-US"/>
        </w:rPr>
        <w:t xml:space="preserve">This is in-line with the reason why code inspections were devised in the first place: </w:t>
      </w:r>
      <w:r w:rsidR="00B14B44">
        <w:rPr>
          <w:lang w:eastAsia="en-US"/>
        </w:rPr>
        <w:t xml:space="preserve">reducing software defects </w:t>
      </w:r>
      <w:sdt>
        <w:sdtPr>
          <w:rPr>
            <w:lang w:eastAsia="en-US"/>
          </w:rPr>
          <w:id w:val="722804858"/>
          <w:citation/>
        </w:sdtPr>
        <w:sdtEndPr/>
        <w:sdtContent>
          <w:r w:rsidR="00B14B44">
            <w:rPr>
              <w:lang w:eastAsia="en-US"/>
            </w:rPr>
            <w:fldChar w:fldCharType="begin"/>
          </w:r>
          <w:r w:rsidR="00B14B44">
            <w:rPr>
              <w:lang w:eastAsia="en-US"/>
            </w:rPr>
            <w:instrText xml:space="preserve"> CITATION Ackerman:1984:SII:3541.3543 \l 1033 </w:instrText>
          </w:r>
          <w:r w:rsidR="00B14B44">
            <w:rPr>
              <w:lang w:eastAsia="en-US"/>
            </w:rPr>
            <w:fldChar w:fldCharType="separate"/>
          </w:r>
          <w:r w:rsidR="00D1755B">
            <w:rPr>
              <w:noProof/>
              <w:lang w:eastAsia="en-US"/>
            </w:rPr>
            <w:t>(Ackerman, Fowler and Ebenau 1984)</w:t>
          </w:r>
          <w:r w:rsidR="00B14B44">
            <w:rPr>
              <w:lang w:eastAsia="en-US"/>
            </w:rPr>
            <w:fldChar w:fldCharType="end"/>
          </w:r>
        </w:sdtContent>
      </w:sdt>
      <w:r w:rsidR="00B14B44">
        <w:rPr>
          <w:lang w:eastAsia="en-US"/>
        </w:rPr>
        <w:t>.</w:t>
      </w:r>
    </w:p>
    <w:p w14:paraId="637A822F" w14:textId="58C5D810" w:rsidR="00AB0768" w:rsidRDefault="006D76EB">
      <w:pPr>
        <w:pStyle w:val="BodyText"/>
        <w:rPr>
          <w:lang w:eastAsia="en-US"/>
        </w:rPr>
      </w:pPr>
      <w:r>
        <w:rPr>
          <w:lang w:eastAsia="en-US"/>
        </w:rPr>
        <w:t>Nevertheless, e</w:t>
      </w:r>
      <w:r w:rsidR="007D3EDD">
        <w:rPr>
          <w:lang w:eastAsia="en-US"/>
        </w:rPr>
        <w:t xml:space="preserve">ven though </w:t>
      </w:r>
      <w:r w:rsidR="006656F4">
        <w:rPr>
          <w:lang w:eastAsia="en-US"/>
        </w:rPr>
        <w:t>“finding defects”</w:t>
      </w:r>
      <w:r w:rsidR="007D3EDD">
        <w:rPr>
          <w:lang w:eastAsia="en-US"/>
        </w:rPr>
        <w:t xml:space="preserve"> emerge</w:t>
      </w:r>
      <w:r w:rsidR="006656F4">
        <w:rPr>
          <w:lang w:eastAsia="en-US"/>
        </w:rPr>
        <w:t>d</w:t>
      </w:r>
      <w:r w:rsidR="007D3EDD">
        <w:rPr>
          <w:lang w:eastAsia="en-US"/>
        </w:rPr>
        <w:t xml:space="preserve"> </w:t>
      </w:r>
      <w:r w:rsidR="006656F4">
        <w:rPr>
          <w:lang w:eastAsia="en-US"/>
        </w:rPr>
        <w:t>from our data</w:t>
      </w:r>
      <w:r w:rsidR="007D3EDD">
        <w:rPr>
          <w:lang w:eastAsia="en-US"/>
        </w:rPr>
        <w:t xml:space="preserve"> as a strong motivation (the first for almost </w:t>
      </w:r>
      <w:r w:rsidR="00AB0768">
        <w:rPr>
          <w:lang w:eastAsia="en-US"/>
        </w:rPr>
        <w:t>half of the programmers and managers</w:t>
      </w:r>
      <w:r w:rsidR="007D3EDD">
        <w:rPr>
          <w:lang w:eastAsia="en-US"/>
        </w:rPr>
        <w:t>),</w:t>
      </w:r>
      <w:r w:rsidR="00FB0378">
        <w:rPr>
          <w:lang w:eastAsia="en-US"/>
        </w:rPr>
        <w:t xml:space="preserve"> interviews and survey results </w:t>
      </w:r>
      <w:r w:rsidR="006656F4">
        <w:rPr>
          <w:lang w:eastAsia="en-US"/>
        </w:rPr>
        <w:lastRenderedPageBreak/>
        <w:t>indicate that this only tells part of the story</w:t>
      </w:r>
      <w:r w:rsidR="00FB0378">
        <w:rPr>
          <w:lang w:eastAsia="en-US"/>
        </w:rPr>
        <w:t xml:space="preserve"> of why practitioners </w:t>
      </w:r>
      <w:r w:rsidR="0008567E">
        <w:rPr>
          <w:lang w:eastAsia="en-US"/>
        </w:rPr>
        <w:t xml:space="preserve">do code reviews and </w:t>
      </w:r>
      <w:r w:rsidR="00FE6B61">
        <w:rPr>
          <w:lang w:eastAsia="en-US"/>
        </w:rPr>
        <w:t>the</w:t>
      </w:r>
      <w:r w:rsidR="0008567E">
        <w:rPr>
          <w:lang w:eastAsia="en-US"/>
        </w:rPr>
        <w:t xml:space="preserve"> outcomes they expect.</w:t>
      </w:r>
    </w:p>
    <w:p w14:paraId="2A228A39" w14:textId="6CCB4292" w:rsidR="00D83683" w:rsidRDefault="008B7291" w:rsidP="004D2BC2">
      <w:pPr>
        <w:pStyle w:val="Heading2"/>
      </w:pPr>
      <w:r>
        <w:t>Code Improvement</w:t>
      </w:r>
    </w:p>
    <w:p w14:paraId="20E04F3F" w14:textId="7293406A" w:rsidR="00EE3767" w:rsidRDefault="001101C0">
      <w:pPr>
        <w:pStyle w:val="BodyText"/>
        <w:rPr>
          <w:lang w:eastAsia="en-US"/>
        </w:rPr>
      </w:pPr>
      <w:r>
        <w:rPr>
          <w:lang w:eastAsia="en-US"/>
        </w:rPr>
        <w:t>C</w:t>
      </w:r>
      <w:r w:rsidR="008B7291">
        <w:rPr>
          <w:lang w:eastAsia="en-US"/>
        </w:rPr>
        <w:t>ode improvement</w:t>
      </w:r>
      <w:r>
        <w:rPr>
          <w:lang w:eastAsia="en-US"/>
        </w:rPr>
        <w:t>s</w:t>
      </w:r>
      <w:r w:rsidR="00EE3767">
        <w:rPr>
          <w:lang w:eastAsia="en-US"/>
        </w:rPr>
        <w:t xml:space="preserve"> </w:t>
      </w:r>
      <w:r>
        <w:rPr>
          <w:lang w:eastAsia="en-US"/>
        </w:rPr>
        <w:t>are</w:t>
      </w:r>
      <w:r w:rsidR="00EE3767">
        <w:rPr>
          <w:lang w:eastAsia="en-US"/>
        </w:rPr>
        <w:t xml:space="preserve"> </w:t>
      </w:r>
      <w:r w:rsidR="006B3BE6">
        <w:rPr>
          <w:lang w:eastAsia="en-US"/>
        </w:rPr>
        <w:t>comments</w:t>
      </w:r>
      <w:r w:rsidR="000A1EB3">
        <w:rPr>
          <w:lang w:eastAsia="en-US"/>
        </w:rPr>
        <w:t xml:space="preserve"> or </w:t>
      </w:r>
      <w:r w:rsidR="0083064F">
        <w:rPr>
          <w:lang w:eastAsia="en-US"/>
        </w:rPr>
        <w:t xml:space="preserve">changes </w:t>
      </w:r>
      <w:r>
        <w:rPr>
          <w:lang w:eastAsia="en-US"/>
        </w:rPr>
        <w:t>about code</w:t>
      </w:r>
      <w:r w:rsidR="00EE3767">
        <w:rPr>
          <w:lang w:eastAsia="en-US"/>
        </w:rPr>
        <w:t xml:space="preserve"> </w:t>
      </w:r>
      <w:r w:rsidR="0083064F">
        <w:rPr>
          <w:lang w:eastAsia="en-US"/>
        </w:rPr>
        <w:t xml:space="preserve">in terms of readability, commenting, </w:t>
      </w:r>
      <w:r w:rsidR="00042674">
        <w:rPr>
          <w:lang w:eastAsia="en-US"/>
        </w:rPr>
        <w:t>consistency</w:t>
      </w:r>
      <w:r w:rsidR="0083064F">
        <w:rPr>
          <w:lang w:eastAsia="en-US"/>
        </w:rPr>
        <w:t>,</w:t>
      </w:r>
      <w:r w:rsidR="008A5401">
        <w:rPr>
          <w:lang w:eastAsia="en-US"/>
        </w:rPr>
        <w:t xml:space="preserve"> dead code removal,</w:t>
      </w:r>
      <w:r w:rsidR="0083064F">
        <w:rPr>
          <w:lang w:eastAsia="en-US"/>
        </w:rPr>
        <w:t xml:space="preserve"> </w:t>
      </w:r>
      <w:r w:rsidR="0083064F">
        <w:rPr>
          <w:i/>
          <w:lang w:eastAsia="en-US"/>
        </w:rPr>
        <w:t>etc.</w:t>
      </w:r>
      <w:r w:rsidR="0083064F">
        <w:rPr>
          <w:lang w:eastAsia="en-US"/>
        </w:rPr>
        <w:t xml:space="preserve">, but </w:t>
      </w:r>
      <w:r w:rsidR="008A5401">
        <w:rPr>
          <w:lang w:eastAsia="en-US"/>
        </w:rPr>
        <w:t>do not involve correctness or defects.</w:t>
      </w:r>
    </w:p>
    <w:p w14:paraId="6C09188B" w14:textId="61E40424" w:rsidR="00D83683" w:rsidRDefault="00CE3B4D">
      <w:pPr>
        <w:pStyle w:val="BodyText"/>
        <w:rPr>
          <w:lang w:eastAsia="en-US"/>
        </w:rPr>
      </w:pPr>
      <w:r>
        <w:rPr>
          <w:lang w:eastAsia="en-US"/>
        </w:rPr>
        <w:t>Progr</w:t>
      </w:r>
      <w:r w:rsidR="008B7291">
        <w:rPr>
          <w:lang w:eastAsia="en-US"/>
        </w:rPr>
        <w:t>ammers ranked “code improvement</w:t>
      </w:r>
      <w:r>
        <w:rPr>
          <w:lang w:eastAsia="en-US"/>
        </w:rPr>
        <w:t xml:space="preserve">” </w:t>
      </w:r>
      <w:r w:rsidR="003A0B40">
        <w:rPr>
          <w:lang w:eastAsia="en-US"/>
        </w:rPr>
        <w:t xml:space="preserve">as an </w:t>
      </w:r>
      <w:r w:rsidR="00D83123">
        <w:rPr>
          <w:lang w:eastAsia="en-US"/>
        </w:rPr>
        <w:t>important</w:t>
      </w:r>
      <w:r w:rsidR="003A0B40">
        <w:rPr>
          <w:lang w:eastAsia="en-US"/>
        </w:rPr>
        <w:t xml:space="preserve"> motivation for code review,</w:t>
      </w:r>
      <w:r w:rsidR="00D83123">
        <w:rPr>
          <w:lang w:eastAsia="en-US"/>
        </w:rPr>
        <w:t xml:space="preserve"> </w:t>
      </w:r>
      <w:r>
        <w:rPr>
          <w:lang w:eastAsia="en-US"/>
        </w:rPr>
        <w:t>close to “finding defects</w:t>
      </w:r>
      <w:r w:rsidR="003A0B40">
        <w:rPr>
          <w:lang w:eastAsia="en-US"/>
        </w:rPr>
        <w:t>:</w:t>
      </w:r>
      <w:r>
        <w:rPr>
          <w:lang w:eastAsia="en-US"/>
        </w:rPr>
        <w:t>”</w:t>
      </w:r>
      <w:r w:rsidR="00FB4603">
        <w:rPr>
          <w:lang w:eastAsia="en-US"/>
        </w:rPr>
        <w:t xml:space="preserve"> </w:t>
      </w:r>
      <w:r w:rsidR="006656F4">
        <w:rPr>
          <w:lang w:eastAsia="en-US"/>
        </w:rPr>
        <w:t>This</w:t>
      </w:r>
      <w:r w:rsidR="00FB4603">
        <w:rPr>
          <w:lang w:eastAsia="en-US"/>
        </w:rPr>
        <w:t xml:space="preserve"> is the </w:t>
      </w:r>
      <w:r w:rsidR="006656F4">
        <w:rPr>
          <w:lang w:eastAsia="en-US"/>
        </w:rPr>
        <w:t>primary</w:t>
      </w:r>
      <w:r w:rsidR="00FB4603">
        <w:rPr>
          <w:lang w:eastAsia="en-US"/>
        </w:rPr>
        <w:t xml:space="preserve"> motivation for 337 </w:t>
      </w:r>
      <w:r w:rsidR="002048F3">
        <w:rPr>
          <w:lang w:eastAsia="en-US"/>
        </w:rPr>
        <w:t xml:space="preserve">programmers </w:t>
      </w:r>
      <w:r w:rsidR="00FB4603">
        <w:rPr>
          <w:lang w:eastAsia="en-US"/>
        </w:rPr>
        <w:t>(39%), the second for 208 (24%), and the third for 135 (15%).</w:t>
      </w:r>
      <w:r w:rsidR="008A2E64">
        <w:rPr>
          <w:lang w:eastAsia="en-US"/>
        </w:rPr>
        <w:t xml:space="preserve"> Managers reported code improvements</w:t>
      </w:r>
      <w:r w:rsidR="00C60550">
        <w:rPr>
          <w:lang w:eastAsia="en-US"/>
        </w:rPr>
        <w:t xml:space="preserve"> </w:t>
      </w:r>
      <w:r w:rsidR="008A2E64">
        <w:rPr>
          <w:lang w:eastAsia="en-US"/>
        </w:rPr>
        <w:t xml:space="preserve">as </w:t>
      </w:r>
      <w:r w:rsidR="00AA1C5E">
        <w:rPr>
          <w:lang w:eastAsia="en-US"/>
        </w:rPr>
        <w:t xml:space="preserve">their </w:t>
      </w:r>
      <w:r w:rsidR="006656F4">
        <w:rPr>
          <w:lang w:eastAsia="en-US"/>
        </w:rPr>
        <w:t>primary</w:t>
      </w:r>
      <w:r w:rsidR="008A2E64">
        <w:rPr>
          <w:lang w:eastAsia="en-US"/>
        </w:rPr>
        <w:t xml:space="preserve"> motivation in 51 </w:t>
      </w:r>
      <w:r w:rsidR="004A522B">
        <w:rPr>
          <w:lang w:eastAsia="en-US"/>
        </w:rPr>
        <w:t>cases</w:t>
      </w:r>
      <w:r w:rsidR="008A2E64">
        <w:rPr>
          <w:lang w:eastAsia="en-US"/>
        </w:rPr>
        <w:t xml:space="preserve"> (31%)</w:t>
      </w:r>
      <w:r w:rsidR="00C60550">
        <w:rPr>
          <w:lang w:eastAsia="en-US"/>
        </w:rPr>
        <w:t>. One manager wrote how code review in her view is a “</w:t>
      </w:r>
      <w:r w:rsidR="00C60550" w:rsidRPr="004D2BC2">
        <w:rPr>
          <w:i/>
          <w:lang w:eastAsia="en-US"/>
        </w:rPr>
        <w:t>discipline of explaining your code to your peers [that] drives a higher standard of coding. I think the process is even more important than the result.</w:t>
      </w:r>
      <w:r w:rsidR="00C60550">
        <w:rPr>
          <w:lang w:eastAsia="en-US"/>
        </w:rPr>
        <w:t>”</w:t>
      </w:r>
    </w:p>
    <w:p w14:paraId="6F262F73" w14:textId="32321B00" w:rsidR="00C50E12" w:rsidRDefault="00C50E12">
      <w:pPr>
        <w:pStyle w:val="BodyText"/>
        <w:rPr>
          <w:lang w:eastAsia="en-US"/>
        </w:rPr>
      </w:pPr>
      <w:r>
        <w:rPr>
          <w:lang w:eastAsia="en-US"/>
        </w:rPr>
        <w:t>Most interviewed programmers mentioned that at least one of the reviewers involved</w:t>
      </w:r>
      <w:r w:rsidR="00D404BD">
        <w:rPr>
          <w:lang w:eastAsia="en-US"/>
        </w:rPr>
        <w:t xml:space="preserve"> in each code review</w:t>
      </w:r>
      <w:r>
        <w:rPr>
          <w:lang w:eastAsia="en-US"/>
        </w:rPr>
        <w:t xml:space="preserve"> takes care of checking whether the code follows the team conventions, </w:t>
      </w:r>
      <w:r w:rsidR="00D404BD">
        <w:rPr>
          <w:lang w:eastAsia="en-US"/>
        </w:rPr>
        <w:t xml:space="preserve">for example </w:t>
      </w:r>
      <w:r>
        <w:rPr>
          <w:lang w:eastAsia="en-US"/>
        </w:rPr>
        <w:t xml:space="preserve">in terms of code formatting and in terms of function and variable </w:t>
      </w:r>
      <w:r w:rsidR="00FE445E">
        <w:rPr>
          <w:lang w:eastAsia="en-US"/>
        </w:rPr>
        <w:t>naming</w:t>
      </w:r>
      <w:r>
        <w:rPr>
          <w:lang w:eastAsia="en-US"/>
        </w:rPr>
        <w:t>.</w:t>
      </w:r>
      <w:r w:rsidR="00FE445E">
        <w:rPr>
          <w:lang w:eastAsia="en-US"/>
        </w:rPr>
        <w:t xml:space="preserve"> Some program</w:t>
      </w:r>
      <w:r w:rsidR="008B7291">
        <w:rPr>
          <w:lang w:eastAsia="en-US"/>
        </w:rPr>
        <w:t>mers use the “code improvement</w:t>
      </w:r>
      <w:r w:rsidR="00FE445E">
        <w:rPr>
          <w:lang w:eastAsia="en-US"/>
        </w:rPr>
        <w:t>” check as a first step when doing code review: “</w:t>
      </w:r>
      <w:r w:rsidR="00FE445E" w:rsidRPr="004D2BC2">
        <w:rPr>
          <w:i/>
          <w:lang w:eastAsia="en-US"/>
        </w:rPr>
        <w:t xml:space="preserve">the first basic pass on the code is </w:t>
      </w:r>
      <w:r w:rsidR="006656F4">
        <w:rPr>
          <w:i/>
          <w:lang w:eastAsia="en-US"/>
        </w:rPr>
        <w:t xml:space="preserve">to </w:t>
      </w:r>
      <w:r w:rsidR="00FE445E" w:rsidRPr="004D2BC2">
        <w:rPr>
          <w:i/>
          <w:lang w:eastAsia="en-US"/>
        </w:rPr>
        <w:t>check whether it is standard across the team.</w:t>
      </w:r>
      <w:r w:rsidR="00FE445E">
        <w:rPr>
          <w:lang w:eastAsia="en-US"/>
        </w:rPr>
        <w:t>”</w:t>
      </w:r>
    </w:p>
    <w:p w14:paraId="6B55D8E8" w14:textId="31AF457B" w:rsidR="0049598B" w:rsidRDefault="00301DB4">
      <w:pPr>
        <w:pStyle w:val="BodyText"/>
        <w:rPr>
          <w:lang w:eastAsia="en-US"/>
        </w:rPr>
      </w:pPr>
      <w:r>
        <w:rPr>
          <w:lang w:eastAsia="en-US"/>
        </w:rPr>
        <w:t xml:space="preserve">The interviews </w:t>
      </w:r>
      <w:r w:rsidR="008B4A71">
        <w:rPr>
          <w:lang w:eastAsia="en-US"/>
        </w:rPr>
        <w:t xml:space="preserve">also </w:t>
      </w:r>
      <w:r w:rsidR="00FA14ED">
        <w:rPr>
          <w:lang w:eastAsia="en-US"/>
        </w:rPr>
        <w:t>gave us a glimpse of the</w:t>
      </w:r>
      <w:r w:rsidR="008B4A71">
        <w:rPr>
          <w:lang w:eastAsia="en-US"/>
        </w:rPr>
        <w:t xml:space="preserve"> </w:t>
      </w:r>
      <w:r w:rsidR="0049598B">
        <w:rPr>
          <w:lang w:eastAsia="en-US"/>
        </w:rPr>
        <w:t>connection between</w:t>
      </w:r>
      <w:r>
        <w:rPr>
          <w:lang w:eastAsia="en-US"/>
        </w:rPr>
        <w:t xml:space="preserve"> the quality of code reviews and</w:t>
      </w:r>
      <w:r w:rsidR="0049598B">
        <w:rPr>
          <w:lang w:eastAsia="en-US"/>
        </w:rPr>
        <w:t xml:space="preserve"> “code improvement”</w:t>
      </w:r>
      <w:r w:rsidR="00650E56">
        <w:rPr>
          <w:lang w:eastAsia="en-US"/>
        </w:rPr>
        <w:t xml:space="preserve"> comments</w:t>
      </w:r>
      <w:r w:rsidR="0049598B">
        <w:rPr>
          <w:lang w:eastAsia="en-US"/>
        </w:rPr>
        <w:t>.</w:t>
      </w:r>
      <w:r w:rsidR="001C51B5">
        <w:rPr>
          <w:lang w:eastAsia="en-US"/>
        </w:rPr>
        <w:t xml:space="preserve"> </w:t>
      </w:r>
      <w:r w:rsidR="00334AA1">
        <w:rPr>
          <w:lang w:eastAsia="en-US"/>
        </w:rPr>
        <w:t>Such</w:t>
      </w:r>
      <w:r w:rsidR="006F75E8">
        <w:rPr>
          <w:lang w:eastAsia="en-US"/>
        </w:rPr>
        <w:t xml:space="preserve"> </w:t>
      </w:r>
      <w:r w:rsidR="001C51B5">
        <w:rPr>
          <w:lang w:eastAsia="en-US"/>
        </w:rPr>
        <w:t xml:space="preserve">comments </w:t>
      </w:r>
      <w:r w:rsidR="007623CE">
        <w:rPr>
          <w:lang w:eastAsia="en-US"/>
        </w:rPr>
        <w:t xml:space="preserve">seem </w:t>
      </w:r>
      <w:r w:rsidR="00925DDA">
        <w:rPr>
          <w:lang w:eastAsia="en-US"/>
        </w:rPr>
        <w:t>easier to write</w:t>
      </w:r>
      <w:r w:rsidR="001C51B5">
        <w:rPr>
          <w:lang w:eastAsia="en-US"/>
        </w:rPr>
        <w:t xml:space="preserve"> and </w:t>
      </w:r>
      <w:r w:rsidR="00925DDA">
        <w:rPr>
          <w:lang w:eastAsia="en-US"/>
        </w:rPr>
        <w:t xml:space="preserve">sometimes interviewees mentioned them as </w:t>
      </w:r>
      <w:r w:rsidR="00B4519A">
        <w:rPr>
          <w:lang w:eastAsia="en-US"/>
        </w:rPr>
        <w:t>the</w:t>
      </w:r>
      <w:r w:rsidR="00925DDA">
        <w:rPr>
          <w:lang w:eastAsia="en-US"/>
        </w:rPr>
        <w:t xml:space="preserve"> way reviewers use to avoid spending time to conduct good code reviews</w:t>
      </w:r>
      <w:r w:rsidR="001C51B5">
        <w:rPr>
          <w:lang w:eastAsia="en-US"/>
        </w:rPr>
        <w:t xml:space="preserve">. </w:t>
      </w:r>
      <w:r w:rsidR="00637749">
        <w:rPr>
          <w:lang w:eastAsia="en-US"/>
        </w:rPr>
        <w:t>A</w:t>
      </w:r>
      <w:r w:rsidR="0032654F">
        <w:rPr>
          <w:lang w:eastAsia="en-US"/>
        </w:rPr>
        <w:t>n</w:t>
      </w:r>
      <w:r w:rsidR="00637749">
        <w:rPr>
          <w:lang w:eastAsia="en-US"/>
        </w:rPr>
        <w:t xml:space="preserve"> </w:t>
      </w:r>
      <w:r w:rsidR="0032654F">
        <w:rPr>
          <w:lang w:eastAsia="en-US"/>
        </w:rPr>
        <w:t>observation</w:t>
      </w:r>
      <w:r w:rsidR="008B158F">
        <w:rPr>
          <w:lang w:eastAsia="en-US"/>
        </w:rPr>
        <w:t xml:space="preserve"> by a </w:t>
      </w:r>
      <w:r w:rsidR="00637749">
        <w:rPr>
          <w:lang w:eastAsia="en-US"/>
        </w:rPr>
        <w:t xml:space="preserve">senior developer, in the company for more than </w:t>
      </w:r>
      <w:r w:rsidR="00FE432F">
        <w:rPr>
          <w:lang w:eastAsia="en-US"/>
        </w:rPr>
        <w:t>nine</w:t>
      </w:r>
      <w:r w:rsidR="00637749">
        <w:rPr>
          <w:lang w:eastAsia="en-US"/>
        </w:rPr>
        <w:t xml:space="preserve"> y</w:t>
      </w:r>
      <w:r w:rsidR="008B158F">
        <w:rPr>
          <w:lang w:eastAsia="en-US"/>
        </w:rPr>
        <w:t xml:space="preserve">ears, </w:t>
      </w:r>
      <w:r w:rsidR="006656F4">
        <w:rPr>
          <w:lang w:eastAsia="en-US"/>
        </w:rPr>
        <w:t>summarizes</w:t>
      </w:r>
      <w:r w:rsidR="008B158F">
        <w:rPr>
          <w:lang w:eastAsia="en-US"/>
        </w:rPr>
        <w:t xml:space="preserve"> the opinions we </w:t>
      </w:r>
      <w:r w:rsidR="006656F4">
        <w:rPr>
          <w:lang w:eastAsia="en-US"/>
        </w:rPr>
        <w:t>received</w:t>
      </w:r>
      <w:r w:rsidR="008B158F">
        <w:rPr>
          <w:lang w:eastAsia="en-US"/>
        </w:rPr>
        <w:t xml:space="preserve"> from many</w:t>
      </w:r>
      <w:r w:rsidR="00523708">
        <w:rPr>
          <w:lang w:eastAsia="en-US"/>
        </w:rPr>
        <w:t xml:space="preserve"> interviewees</w:t>
      </w:r>
      <w:r w:rsidR="00637749">
        <w:rPr>
          <w:lang w:eastAsia="en-US"/>
        </w:rPr>
        <w:t>:</w:t>
      </w:r>
      <w:r w:rsidR="008B158F">
        <w:rPr>
          <w:lang w:eastAsia="en-US"/>
        </w:rPr>
        <w:t xml:space="preserve"> “</w:t>
      </w:r>
      <w:r w:rsidR="008B158F" w:rsidRPr="004D2BC2">
        <w:rPr>
          <w:i/>
          <w:lang w:eastAsia="en-US"/>
        </w:rPr>
        <w:t>I’ve seen quite a few code reviews where someone commented on formatting while missing the fact that there were security issues or data model issues.</w:t>
      </w:r>
      <w:r w:rsidR="006E6D4A">
        <w:rPr>
          <w:i/>
          <w:lang w:eastAsia="en-US"/>
        </w:rPr>
        <w:t>”</w:t>
      </w:r>
    </w:p>
    <w:p w14:paraId="46861F94" w14:textId="56223B82" w:rsidR="00D83683" w:rsidRDefault="00D83683" w:rsidP="004D2BC2">
      <w:pPr>
        <w:pStyle w:val="Heading2"/>
      </w:pPr>
      <w:r>
        <w:t xml:space="preserve"> Alternative </w:t>
      </w:r>
      <w:r w:rsidR="00C23539">
        <w:t>Solutions</w:t>
      </w:r>
    </w:p>
    <w:p w14:paraId="2C642D26" w14:textId="7B18B9BD" w:rsidR="00D83683" w:rsidRDefault="00650E56">
      <w:pPr>
        <w:pStyle w:val="BodyText"/>
        <w:rPr>
          <w:lang w:eastAsia="en-US"/>
        </w:rPr>
      </w:pPr>
      <w:r>
        <w:rPr>
          <w:lang w:eastAsia="en-US"/>
        </w:rPr>
        <w:t xml:space="preserve">“Alternative solutions” regard </w:t>
      </w:r>
      <w:r w:rsidR="00F82C5F">
        <w:rPr>
          <w:lang w:eastAsia="en-US"/>
        </w:rPr>
        <w:t xml:space="preserve">changes and </w:t>
      </w:r>
      <w:r>
        <w:rPr>
          <w:lang w:eastAsia="en-US"/>
        </w:rPr>
        <w:t xml:space="preserve">comments on improving the submitted code by adopting an idea </w:t>
      </w:r>
      <w:r w:rsidR="00A24F6C">
        <w:rPr>
          <w:lang w:eastAsia="en-US"/>
        </w:rPr>
        <w:t>that leads to a better implementation.</w:t>
      </w:r>
      <w:r w:rsidR="004932F7">
        <w:rPr>
          <w:lang w:eastAsia="en-US"/>
        </w:rPr>
        <w:t xml:space="preserve"> This is one of the few motivations in which developers and managers do not agree. While </w:t>
      </w:r>
      <w:r w:rsidR="00C337D0">
        <w:rPr>
          <w:lang w:eastAsia="en-US"/>
        </w:rPr>
        <w:t>147 (17%) developers put this as the first motivation, 202</w:t>
      </w:r>
      <w:r w:rsidR="007C0D50">
        <w:rPr>
          <w:lang w:eastAsia="en-US"/>
        </w:rPr>
        <w:t xml:space="preserve"> (23%)</w:t>
      </w:r>
      <w:r w:rsidR="00C337D0">
        <w:rPr>
          <w:lang w:eastAsia="en-US"/>
        </w:rPr>
        <w:t xml:space="preserve"> as the second</w:t>
      </w:r>
      <w:r w:rsidR="00FF77CF">
        <w:rPr>
          <w:lang w:eastAsia="en-US"/>
        </w:rPr>
        <w:t>,</w:t>
      </w:r>
      <w:r w:rsidR="00C337D0">
        <w:rPr>
          <w:lang w:eastAsia="en-US"/>
        </w:rPr>
        <w:t xml:space="preserve"> and 152</w:t>
      </w:r>
      <w:r w:rsidR="007C0D50">
        <w:rPr>
          <w:lang w:eastAsia="en-US"/>
        </w:rPr>
        <w:t xml:space="preserve"> (17%)</w:t>
      </w:r>
      <w:r w:rsidR="00C337D0">
        <w:rPr>
          <w:lang w:eastAsia="en-US"/>
        </w:rPr>
        <w:t xml:space="preserve"> as the third, only 4 managers (2%) even mentioned it</w:t>
      </w:r>
      <w:r w:rsidR="00DF41D1">
        <w:rPr>
          <w:lang w:eastAsia="en-US"/>
        </w:rPr>
        <w:t xml:space="preserve"> (</w:t>
      </w:r>
      <w:r w:rsidR="00DF41D1">
        <w:rPr>
          <w:i/>
          <w:lang w:eastAsia="en-US"/>
        </w:rPr>
        <w:t>e.g.</w:t>
      </w:r>
      <w:r w:rsidR="00DF41D1">
        <w:rPr>
          <w:lang w:eastAsia="en-US"/>
        </w:rPr>
        <w:t>, “</w:t>
      </w:r>
      <w:r w:rsidR="00DF41D1" w:rsidRPr="00DF41D1">
        <w:rPr>
          <w:i/>
          <w:lang w:eastAsia="en-US"/>
        </w:rPr>
        <w:t>Generate better ideas, alternative approaches</w:t>
      </w:r>
      <w:r w:rsidR="00DF41D1">
        <w:rPr>
          <w:lang w:eastAsia="en-US"/>
        </w:rPr>
        <w:t>”</w:t>
      </w:r>
      <w:r w:rsidR="00DA5F46">
        <w:rPr>
          <w:lang w:eastAsia="en-US"/>
        </w:rPr>
        <w:t xml:space="preserve"> and “</w:t>
      </w:r>
      <w:r w:rsidR="00DA5F46" w:rsidRPr="005109B5">
        <w:rPr>
          <w:i/>
          <w:lang w:eastAsia="en-US"/>
        </w:rPr>
        <w:t>Collective wisdom: Someone else on the project may have a better idea to solve a problem</w:t>
      </w:r>
      <w:r w:rsidR="00DA5F46">
        <w:rPr>
          <w:lang w:eastAsia="en-US"/>
        </w:rPr>
        <w:t>”</w:t>
      </w:r>
      <w:r w:rsidR="00DF41D1">
        <w:rPr>
          <w:lang w:eastAsia="en-US"/>
        </w:rPr>
        <w:t>).</w:t>
      </w:r>
      <w:r w:rsidR="00F82C5F">
        <w:rPr>
          <w:lang w:eastAsia="en-US"/>
        </w:rPr>
        <w:t xml:space="preserve"> The outcome of the interviews was similar to the position of managers: Interviewees </w:t>
      </w:r>
      <w:r w:rsidR="002364AA">
        <w:rPr>
          <w:lang w:eastAsia="en-US"/>
        </w:rPr>
        <w:t>vaguely mentioned this</w:t>
      </w:r>
      <w:r w:rsidR="002D0BF5">
        <w:rPr>
          <w:lang w:eastAsia="en-US"/>
        </w:rPr>
        <w:t xml:space="preserve"> motivation</w:t>
      </w:r>
      <w:r w:rsidR="006445DD">
        <w:rPr>
          <w:lang w:eastAsia="en-US"/>
        </w:rPr>
        <w:t>,</w:t>
      </w:r>
      <w:r w:rsidR="00E45D44">
        <w:rPr>
          <w:lang w:eastAsia="en-US"/>
        </w:rPr>
        <w:t xml:space="preserve"> and</w:t>
      </w:r>
      <w:r w:rsidR="002364AA">
        <w:rPr>
          <w:lang w:eastAsia="en-US"/>
        </w:rPr>
        <w:t xml:space="preserve"> </w:t>
      </w:r>
      <w:r w:rsidR="00191BBB">
        <w:rPr>
          <w:lang w:eastAsia="en-US"/>
        </w:rPr>
        <w:t xml:space="preserve">mostly in terms of </w:t>
      </w:r>
      <w:r w:rsidR="000B282B">
        <w:rPr>
          <w:lang w:eastAsia="en-US"/>
        </w:rPr>
        <w:t>generic</w:t>
      </w:r>
      <w:r w:rsidR="00191BBB">
        <w:rPr>
          <w:lang w:eastAsia="en-US"/>
        </w:rPr>
        <w:t xml:space="preserve"> “</w:t>
      </w:r>
      <w:r w:rsidR="00191BBB" w:rsidRPr="005109B5">
        <w:rPr>
          <w:i/>
          <w:lang w:eastAsia="en-US"/>
        </w:rPr>
        <w:t>better ways to do things.</w:t>
      </w:r>
      <w:r w:rsidR="00191BBB">
        <w:rPr>
          <w:lang w:eastAsia="en-US"/>
        </w:rPr>
        <w:t>”</w:t>
      </w:r>
    </w:p>
    <w:p w14:paraId="0728E331" w14:textId="14B98346" w:rsidR="00D83683" w:rsidRDefault="007B6A37" w:rsidP="004D2BC2">
      <w:pPr>
        <w:pStyle w:val="Heading2"/>
      </w:pPr>
      <w:r>
        <w:t>Knowledge Transfer</w:t>
      </w:r>
    </w:p>
    <w:p w14:paraId="46A08AE5" w14:textId="6CBA2A4A" w:rsidR="00D83683" w:rsidRDefault="00821B4C">
      <w:pPr>
        <w:pStyle w:val="BodyText"/>
        <w:rPr>
          <w:lang w:eastAsia="en-US"/>
        </w:rPr>
      </w:pPr>
      <w:r>
        <w:rPr>
          <w:lang w:eastAsia="en-US"/>
        </w:rPr>
        <w:t xml:space="preserve">All the interviewees </w:t>
      </w:r>
      <w:r w:rsidR="00A331A0">
        <w:rPr>
          <w:lang w:eastAsia="en-US"/>
        </w:rPr>
        <w:t>but one</w:t>
      </w:r>
      <w:r>
        <w:rPr>
          <w:lang w:eastAsia="en-US"/>
        </w:rPr>
        <w:t xml:space="preserve"> motivated </w:t>
      </w:r>
      <w:r w:rsidR="00183324">
        <w:rPr>
          <w:lang w:eastAsia="en-US"/>
        </w:rPr>
        <w:t xml:space="preserve">their </w:t>
      </w:r>
      <w:r>
        <w:rPr>
          <w:lang w:eastAsia="en-US"/>
        </w:rPr>
        <w:t>code reviews also from a learning</w:t>
      </w:r>
      <w:r w:rsidR="00A2035A">
        <w:rPr>
          <w:lang w:eastAsia="en-US"/>
        </w:rPr>
        <w:t>, or “knowledge transfer,”</w:t>
      </w:r>
      <w:r>
        <w:rPr>
          <w:lang w:eastAsia="en-US"/>
        </w:rPr>
        <w:t xml:space="preserve"> perspective.</w:t>
      </w:r>
      <w:r w:rsidR="00A2035A">
        <w:rPr>
          <w:lang w:eastAsia="en-US"/>
        </w:rPr>
        <w:t xml:space="preserve"> </w:t>
      </w:r>
      <w:r w:rsidR="00C3732C">
        <w:rPr>
          <w:lang w:eastAsia="en-US"/>
        </w:rPr>
        <w:t>With the words of a senior developer: “</w:t>
      </w:r>
      <w:r w:rsidR="00C3732C" w:rsidRPr="00180C31">
        <w:rPr>
          <w:i/>
          <w:lang w:eastAsia="en-US"/>
        </w:rPr>
        <w:t xml:space="preserve">one of the things that should be happening with code reviews over time is a distribution of knowledge. If you do a code review and did not learn anything about the </w:t>
      </w:r>
      <w:r w:rsidR="003B31DE" w:rsidRPr="00180C31">
        <w:rPr>
          <w:i/>
          <w:lang w:eastAsia="en-US"/>
        </w:rPr>
        <w:t>area</w:t>
      </w:r>
      <w:r w:rsidR="00C3732C" w:rsidRPr="00180C31">
        <w:rPr>
          <w:i/>
          <w:lang w:eastAsia="en-US"/>
        </w:rPr>
        <w:t xml:space="preserve"> and you still do not know anything about the area, then that was not as good code review as it could have been.</w:t>
      </w:r>
      <w:r w:rsidR="00C3732C">
        <w:rPr>
          <w:lang w:eastAsia="en-US"/>
        </w:rPr>
        <w:t xml:space="preserve">” </w:t>
      </w:r>
      <w:r w:rsidR="00AE2009">
        <w:rPr>
          <w:lang w:eastAsia="en-US"/>
        </w:rPr>
        <w:t xml:space="preserve">Although </w:t>
      </w:r>
      <w:r w:rsidR="00714F0E">
        <w:rPr>
          <w:lang w:eastAsia="en-US"/>
        </w:rPr>
        <w:t xml:space="preserve">we </w:t>
      </w:r>
      <w:r w:rsidR="006F3B0B">
        <w:rPr>
          <w:lang w:eastAsia="en-US"/>
        </w:rPr>
        <w:t>did not</w:t>
      </w:r>
      <w:r w:rsidR="00714F0E">
        <w:rPr>
          <w:lang w:eastAsia="en-US"/>
        </w:rPr>
        <w:t xml:space="preserve"> include question</w:t>
      </w:r>
      <w:r w:rsidR="00CC6D42">
        <w:rPr>
          <w:lang w:eastAsia="en-US"/>
        </w:rPr>
        <w:t>s</w:t>
      </w:r>
      <w:r w:rsidR="00714F0E">
        <w:rPr>
          <w:lang w:eastAsia="en-US"/>
        </w:rPr>
        <w:t xml:space="preserve"> </w:t>
      </w:r>
      <w:r w:rsidR="00714F0E">
        <w:rPr>
          <w:lang w:eastAsia="en-US"/>
        </w:rPr>
        <w:lastRenderedPageBreak/>
        <w:t xml:space="preserve">related to </w:t>
      </w:r>
      <w:r w:rsidR="006E355B">
        <w:rPr>
          <w:lang w:eastAsia="en-US"/>
        </w:rPr>
        <w:t>“knowledge transfer”</w:t>
      </w:r>
      <w:r w:rsidR="00AE2009">
        <w:rPr>
          <w:lang w:eastAsia="en-US"/>
        </w:rPr>
        <w:t xml:space="preserve"> in our interview </w:t>
      </w:r>
      <w:r w:rsidR="00714F0E">
        <w:rPr>
          <w:lang w:eastAsia="en-US"/>
        </w:rPr>
        <w:t xml:space="preserve">guideline, </w:t>
      </w:r>
      <w:r w:rsidR="006E355B">
        <w:rPr>
          <w:lang w:eastAsia="en-US"/>
        </w:rPr>
        <w:t>this topic</w:t>
      </w:r>
      <w:r w:rsidR="00714F0E">
        <w:rPr>
          <w:lang w:eastAsia="en-US"/>
        </w:rPr>
        <w:t xml:space="preserve"> </w:t>
      </w:r>
      <w:r w:rsidR="00374773">
        <w:rPr>
          <w:lang w:eastAsia="en-US"/>
        </w:rPr>
        <w:t>kept emerging</w:t>
      </w:r>
      <w:r w:rsidR="00A11AF2">
        <w:rPr>
          <w:lang w:eastAsia="en-US"/>
        </w:rPr>
        <w:t xml:space="preserve"> </w:t>
      </w:r>
      <w:r w:rsidR="009722EE" w:rsidRPr="009722EE">
        <w:rPr>
          <w:lang w:eastAsia="en-US"/>
        </w:rPr>
        <w:t xml:space="preserve">spontaneously </w:t>
      </w:r>
      <w:r w:rsidR="00A11AF2">
        <w:rPr>
          <w:lang w:eastAsia="en-US"/>
        </w:rPr>
        <w:t xml:space="preserve">from </w:t>
      </w:r>
      <w:r w:rsidR="00374773">
        <w:rPr>
          <w:lang w:eastAsia="en-US"/>
        </w:rPr>
        <w:t>each</w:t>
      </w:r>
      <w:r w:rsidR="00A11AF2">
        <w:rPr>
          <w:lang w:eastAsia="en-US"/>
        </w:rPr>
        <w:t xml:space="preserve"> </w:t>
      </w:r>
      <w:r w:rsidR="00374773">
        <w:rPr>
          <w:lang w:eastAsia="en-US"/>
        </w:rPr>
        <w:t>meeting</w:t>
      </w:r>
      <w:r w:rsidR="006E355B">
        <w:rPr>
          <w:lang w:eastAsia="en-US"/>
        </w:rPr>
        <w:t>, thus</w:t>
      </w:r>
      <w:r w:rsidR="00B3604C">
        <w:rPr>
          <w:lang w:eastAsia="en-US"/>
        </w:rPr>
        <w:t xml:space="preserve"> </w:t>
      </w:r>
      <w:r w:rsidR="006E355B">
        <w:rPr>
          <w:lang w:eastAsia="en-US"/>
        </w:rPr>
        <w:t>under</w:t>
      </w:r>
      <w:r w:rsidR="00FE432F">
        <w:rPr>
          <w:lang w:eastAsia="en-US"/>
        </w:rPr>
        <w:t>scoring</w:t>
      </w:r>
      <w:r w:rsidR="00AE2009">
        <w:rPr>
          <w:lang w:eastAsia="en-US"/>
        </w:rPr>
        <w:t xml:space="preserve"> its </w:t>
      </w:r>
      <w:r w:rsidR="006E355B">
        <w:rPr>
          <w:lang w:eastAsia="en-US"/>
        </w:rPr>
        <w:t>value</w:t>
      </w:r>
      <w:r w:rsidR="00AE2009">
        <w:rPr>
          <w:lang w:eastAsia="en-US"/>
        </w:rPr>
        <w:t xml:space="preserve"> for </w:t>
      </w:r>
      <w:r w:rsidR="00E74CD7">
        <w:rPr>
          <w:lang w:eastAsia="en-US"/>
        </w:rPr>
        <w:t>practitioners</w:t>
      </w:r>
      <w:r w:rsidR="00AE2009">
        <w:rPr>
          <w:lang w:eastAsia="en-US"/>
        </w:rPr>
        <w:t>.</w:t>
      </w:r>
    </w:p>
    <w:p w14:paraId="09CD6DB1" w14:textId="27B89D29" w:rsidR="00B14C53" w:rsidRDefault="00B14C53">
      <w:pPr>
        <w:pStyle w:val="BodyText"/>
        <w:rPr>
          <w:lang w:eastAsia="en-US"/>
        </w:rPr>
      </w:pPr>
      <w:r>
        <w:rPr>
          <w:lang w:eastAsia="en-US"/>
        </w:rPr>
        <w:t xml:space="preserve">Sometimes programmers </w:t>
      </w:r>
      <w:r w:rsidR="002946A5">
        <w:rPr>
          <w:lang w:eastAsia="en-US"/>
        </w:rPr>
        <w:t xml:space="preserve">told us that they </w:t>
      </w:r>
      <w:r>
        <w:rPr>
          <w:lang w:eastAsia="en-US"/>
        </w:rPr>
        <w:t>follow code reviews explicitly for learning purposes</w:t>
      </w:r>
      <w:r w:rsidR="000B2E9D">
        <w:rPr>
          <w:lang w:eastAsia="en-US"/>
        </w:rPr>
        <w:t>. For example, a tester explained</w:t>
      </w:r>
      <w:r w:rsidR="003B31DE">
        <w:rPr>
          <w:lang w:eastAsia="en-US"/>
        </w:rPr>
        <w:t>:</w:t>
      </w:r>
      <w:r w:rsidR="00515D0E">
        <w:rPr>
          <w:lang w:eastAsia="en-US"/>
        </w:rPr>
        <w:t xml:space="preserve"> “</w:t>
      </w:r>
      <w:r w:rsidR="00251682">
        <w:rPr>
          <w:lang w:eastAsia="en-US"/>
        </w:rPr>
        <w:t xml:space="preserve">[I read code reviews because] </w:t>
      </w:r>
      <w:r w:rsidR="00515D0E" w:rsidRPr="004D2BC2">
        <w:rPr>
          <w:i/>
          <w:lang w:eastAsia="en-US"/>
        </w:rPr>
        <w:t>from a code review you can learn about the different parts you have to touch to implement a certain feature.</w:t>
      </w:r>
      <w:r w:rsidR="00515D0E">
        <w:rPr>
          <w:lang w:eastAsia="en-US"/>
        </w:rPr>
        <w:t>”</w:t>
      </w:r>
    </w:p>
    <w:p w14:paraId="12ACC0A2" w14:textId="7C036904" w:rsidR="003334BD" w:rsidRDefault="00684194">
      <w:pPr>
        <w:pStyle w:val="BodyText"/>
        <w:rPr>
          <w:lang w:eastAsia="en-US"/>
        </w:rPr>
      </w:pPr>
      <w:r>
        <w:rPr>
          <w:lang w:eastAsia="en-US"/>
        </w:rPr>
        <w:t>According to interviewees, c</w:t>
      </w:r>
      <w:r w:rsidR="003334BD">
        <w:rPr>
          <w:lang w:eastAsia="en-US"/>
        </w:rPr>
        <w:t>ode review is a learning opportunity for both the author of the change and the reviewers</w:t>
      </w:r>
      <w:r w:rsidR="00785783">
        <w:rPr>
          <w:lang w:eastAsia="en-US"/>
        </w:rPr>
        <w:t>:</w:t>
      </w:r>
      <w:r w:rsidR="003334BD">
        <w:rPr>
          <w:lang w:eastAsia="en-US"/>
        </w:rPr>
        <w:t xml:space="preserve"> There is </w:t>
      </w:r>
      <w:r w:rsidR="00251682">
        <w:rPr>
          <w:lang w:eastAsia="en-US"/>
        </w:rPr>
        <w:t xml:space="preserve">a </w:t>
      </w:r>
      <w:r w:rsidR="00B3015D">
        <w:rPr>
          <w:lang w:eastAsia="en-US"/>
        </w:rPr>
        <w:t>bidirectional</w:t>
      </w:r>
      <w:r w:rsidR="003334BD">
        <w:rPr>
          <w:lang w:eastAsia="en-US"/>
        </w:rPr>
        <w:t xml:space="preserve"> knowledge transfer about APIs usage, system design, best practices, team conventions, “</w:t>
      </w:r>
      <w:r w:rsidR="003334BD">
        <w:rPr>
          <w:i/>
          <w:lang w:eastAsia="en-US"/>
        </w:rPr>
        <w:t>additional</w:t>
      </w:r>
      <w:r w:rsidR="003B1985">
        <w:rPr>
          <w:i/>
          <w:lang w:eastAsia="en-US"/>
        </w:rPr>
        <w:t xml:space="preserve"> code</w:t>
      </w:r>
      <w:r w:rsidR="003334BD">
        <w:rPr>
          <w:i/>
          <w:lang w:eastAsia="en-US"/>
        </w:rPr>
        <w:t xml:space="preserve"> trick</w:t>
      </w:r>
      <w:r w:rsidR="003B1985">
        <w:rPr>
          <w:i/>
          <w:lang w:eastAsia="en-US"/>
        </w:rPr>
        <w:t>s</w:t>
      </w:r>
      <w:r w:rsidR="003334BD">
        <w:rPr>
          <w:lang w:eastAsia="en-US"/>
        </w:rPr>
        <w:t xml:space="preserve">,” </w:t>
      </w:r>
      <w:r w:rsidR="003334BD" w:rsidRPr="003334BD">
        <w:rPr>
          <w:i/>
          <w:lang w:eastAsia="en-US"/>
        </w:rPr>
        <w:t>etc.</w:t>
      </w:r>
      <w:r w:rsidR="001C09E6">
        <w:rPr>
          <w:i/>
          <w:lang w:eastAsia="en-US"/>
        </w:rPr>
        <w:t xml:space="preserve"> </w:t>
      </w:r>
      <w:r w:rsidR="001C09E6">
        <w:rPr>
          <w:lang w:eastAsia="en-US"/>
        </w:rPr>
        <w:t>Moreover code reviews are recognized for educating new developers about code writing.</w:t>
      </w:r>
    </w:p>
    <w:p w14:paraId="04752B63" w14:textId="5E7242E8" w:rsidR="001B0464" w:rsidRPr="001C09E6" w:rsidRDefault="001B0464">
      <w:pPr>
        <w:pStyle w:val="BodyText"/>
        <w:rPr>
          <w:lang w:eastAsia="en-US"/>
        </w:rPr>
      </w:pPr>
      <w:r>
        <w:rPr>
          <w:lang w:eastAsia="en-US"/>
        </w:rPr>
        <w:t xml:space="preserve">Managers included “knowledge transfer” as one of the reasons for code review, although never as the </w:t>
      </w:r>
      <w:r w:rsidR="005213DB">
        <w:rPr>
          <w:lang w:eastAsia="en-US"/>
        </w:rPr>
        <w:t>top</w:t>
      </w:r>
      <w:r>
        <w:rPr>
          <w:lang w:eastAsia="en-US"/>
        </w:rPr>
        <w:t xml:space="preserve"> </w:t>
      </w:r>
      <w:r w:rsidR="00B60631">
        <w:rPr>
          <w:lang w:eastAsia="en-US"/>
        </w:rPr>
        <w:t>motivation</w:t>
      </w:r>
      <w:r>
        <w:rPr>
          <w:lang w:eastAsia="en-US"/>
        </w:rPr>
        <w:t>.</w:t>
      </w:r>
      <w:r w:rsidR="006132C0">
        <w:rPr>
          <w:lang w:eastAsia="en-US"/>
        </w:rPr>
        <w:t xml:space="preserve"> They mostly wrote about code review as an education mean</w:t>
      </w:r>
      <w:r w:rsidR="006656F4">
        <w:rPr>
          <w:lang w:eastAsia="en-US"/>
        </w:rPr>
        <w:t>s</w:t>
      </w:r>
      <w:r w:rsidR="006132C0">
        <w:rPr>
          <w:lang w:eastAsia="en-US"/>
        </w:rPr>
        <w:t xml:space="preserve"> by mentioning</w:t>
      </w:r>
      <w:r w:rsidR="006A0D37">
        <w:rPr>
          <w:lang w:eastAsia="en-US"/>
        </w:rPr>
        <w:t xml:space="preserve"> among the motivations for code review:</w:t>
      </w:r>
      <w:r w:rsidR="006132C0">
        <w:rPr>
          <w:lang w:eastAsia="en-US"/>
        </w:rPr>
        <w:t xml:space="preserve"> “</w:t>
      </w:r>
      <w:r w:rsidR="006132C0" w:rsidRPr="004D2BC2">
        <w:rPr>
          <w:i/>
          <w:lang w:eastAsia="en-US"/>
        </w:rPr>
        <w:t>developer education</w:t>
      </w:r>
      <w:r w:rsidR="006132C0">
        <w:rPr>
          <w:lang w:eastAsia="en-US"/>
        </w:rPr>
        <w:t>,” “</w:t>
      </w:r>
      <w:r w:rsidR="006132C0" w:rsidRPr="004D2BC2">
        <w:rPr>
          <w:i/>
          <w:lang w:eastAsia="en-US"/>
        </w:rPr>
        <w:t xml:space="preserve">education for junior developers who are learning </w:t>
      </w:r>
      <w:proofErr w:type="gramStart"/>
      <w:r w:rsidR="006132C0" w:rsidRPr="004D2BC2">
        <w:rPr>
          <w:i/>
          <w:lang w:eastAsia="en-US"/>
        </w:rPr>
        <w:t>the codebase</w:t>
      </w:r>
      <w:proofErr w:type="gramEnd"/>
      <w:r w:rsidR="006132C0">
        <w:rPr>
          <w:lang w:eastAsia="en-US"/>
        </w:rPr>
        <w:t>,” and “</w:t>
      </w:r>
      <w:r w:rsidR="006132C0" w:rsidRPr="004D2BC2">
        <w:rPr>
          <w:i/>
          <w:lang w:eastAsia="en-US"/>
        </w:rPr>
        <w:t>learning tool to teach more junior team members</w:t>
      </w:r>
      <w:r w:rsidR="006132C0">
        <w:rPr>
          <w:lang w:eastAsia="en-US"/>
        </w:rPr>
        <w:t>.”</w:t>
      </w:r>
    </w:p>
    <w:p w14:paraId="1F6D510D" w14:textId="6289CB32" w:rsidR="002D7ACF" w:rsidRPr="001C09E6" w:rsidRDefault="002D7ACF">
      <w:pPr>
        <w:pStyle w:val="BodyText"/>
        <w:rPr>
          <w:lang w:eastAsia="en-US"/>
        </w:rPr>
      </w:pPr>
      <w:r>
        <w:rPr>
          <w:lang w:eastAsia="en-US"/>
        </w:rPr>
        <w:t xml:space="preserve">Programmers answering the survey </w:t>
      </w:r>
      <w:r w:rsidR="00AB2DFF">
        <w:rPr>
          <w:lang w:eastAsia="en-US"/>
        </w:rPr>
        <w:t>declared</w:t>
      </w:r>
      <w:r>
        <w:rPr>
          <w:lang w:eastAsia="en-US"/>
        </w:rPr>
        <w:t xml:space="preserve"> “knowledge transfer” </w:t>
      </w:r>
      <w:r w:rsidR="00AB2DFF">
        <w:rPr>
          <w:lang w:eastAsia="en-US"/>
        </w:rPr>
        <w:t>to be their</w:t>
      </w:r>
      <w:r>
        <w:rPr>
          <w:lang w:eastAsia="en-US"/>
        </w:rPr>
        <w:t xml:space="preserve"> first motivation </w:t>
      </w:r>
      <w:r w:rsidR="00CB11B1">
        <w:rPr>
          <w:lang w:eastAsia="en-US"/>
        </w:rPr>
        <w:t>for code review</w:t>
      </w:r>
      <w:r>
        <w:rPr>
          <w:lang w:eastAsia="en-US"/>
        </w:rPr>
        <w:t xml:space="preserve"> in 73 cases (8%), </w:t>
      </w:r>
      <w:r w:rsidR="00AB2DFF">
        <w:rPr>
          <w:lang w:eastAsia="en-US"/>
        </w:rPr>
        <w:t>their</w:t>
      </w:r>
      <w:r>
        <w:rPr>
          <w:lang w:eastAsia="en-US"/>
        </w:rPr>
        <w:t xml:space="preserve"> second</w:t>
      </w:r>
      <w:r w:rsidR="00706117">
        <w:rPr>
          <w:lang w:eastAsia="en-US"/>
        </w:rPr>
        <w:t xml:space="preserve"> in </w:t>
      </w:r>
      <w:r>
        <w:rPr>
          <w:lang w:eastAsia="en-US"/>
        </w:rPr>
        <w:t>119 (14</w:t>
      </w:r>
      <w:r w:rsidR="00706117">
        <w:rPr>
          <w:lang w:eastAsia="en-US"/>
        </w:rPr>
        <w:t>%)</w:t>
      </w:r>
      <w:r>
        <w:rPr>
          <w:lang w:eastAsia="en-US"/>
        </w:rPr>
        <w:t xml:space="preserve">, and </w:t>
      </w:r>
      <w:r w:rsidR="00706117">
        <w:rPr>
          <w:lang w:eastAsia="en-US"/>
        </w:rPr>
        <w:t xml:space="preserve">their third in </w:t>
      </w:r>
      <w:r>
        <w:rPr>
          <w:lang w:eastAsia="en-US"/>
        </w:rPr>
        <w:t>141 (16</w:t>
      </w:r>
      <w:r w:rsidR="00706117">
        <w:rPr>
          <w:lang w:eastAsia="en-US"/>
        </w:rPr>
        <w:t>%)</w:t>
      </w:r>
      <w:r>
        <w:rPr>
          <w:lang w:eastAsia="en-US"/>
        </w:rPr>
        <w:t>.</w:t>
      </w:r>
    </w:p>
    <w:p w14:paraId="5FB8E1BF" w14:textId="52B943C9" w:rsidR="00D83683" w:rsidRDefault="00D83683" w:rsidP="004D2BC2">
      <w:pPr>
        <w:pStyle w:val="Heading2"/>
      </w:pPr>
      <w:r>
        <w:t>Team Awareness and Transparency</w:t>
      </w:r>
    </w:p>
    <w:p w14:paraId="58409031" w14:textId="4BF83597" w:rsidR="0055542A" w:rsidRDefault="00981AFB">
      <w:pPr>
        <w:pStyle w:val="BodyText"/>
        <w:rPr>
          <w:lang w:eastAsia="en-US"/>
        </w:rPr>
      </w:pPr>
      <w:r>
        <w:rPr>
          <w:lang w:eastAsia="en-US"/>
        </w:rPr>
        <w:t xml:space="preserve">During </w:t>
      </w:r>
      <w:r w:rsidR="003522CB">
        <w:rPr>
          <w:lang w:eastAsia="en-US"/>
        </w:rPr>
        <w:t xml:space="preserve">one of </w:t>
      </w:r>
      <w:r>
        <w:rPr>
          <w:lang w:eastAsia="en-US"/>
        </w:rPr>
        <w:t>our observation</w:t>
      </w:r>
      <w:r w:rsidR="003522CB">
        <w:rPr>
          <w:lang w:eastAsia="en-US"/>
        </w:rPr>
        <w:t>s</w:t>
      </w:r>
      <w:r w:rsidR="001C4820">
        <w:rPr>
          <w:lang w:eastAsia="en-US"/>
        </w:rPr>
        <w:t xml:space="preserve">, one </w:t>
      </w:r>
      <w:r w:rsidR="003838D1">
        <w:rPr>
          <w:lang w:eastAsia="en-US"/>
        </w:rPr>
        <w:t>developer</w:t>
      </w:r>
      <w:r w:rsidR="001C4820">
        <w:rPr>
          <w:lang w:eastAsia="en-US"/>
        </w:rPr>
        <w:t xml:space="preserve"> was preparing a code review submission as an author: He wanted other developers to </w:t>
      </w:r>
      <w:r w:rsidR="009B7CC5">
        <w:rPr>
          <w:lang w:eastAsia="en-US"/>
        </w:rPr>
        <w:t>“</w:t>
      </w:r>
      <w:r w:rsidR="009B7CC5" w:rsidRPr="005109B5">
        <w:rPr>
          <w:i/>
          <w:lang w:eastAsia="en-US"/>
        </w:rPr>
        <w:t xml:space="preserve">double </w:t>
      </w:r>
      <w:r w:rsidR="001C4820" w:rsidRPr="005109B5">
        <w:rPr>
          <w:i/>
          <w:lang w:eastAsia="en-US"/>
        </w:rPr>
        <w:t>check</w:t>
      </w:r>
      <w:r w:rsidR="009B7CC5">
        <w:rPr>
          <w:lang w:eastAsia="en-US"/>
        </w:rPr>
        <w:t>”</w:t>
      </w:r>
      <w:r w:rsidR="001C4820">
        <w:rPr>
          <w:lang w:eastAsia="en-US"/>
        </w:rPr>
        <w:t xml:space="preserve"> his changes before committing them to the repository. After preparing the </w:t>
      </w:r>
      <w:r w:rsidR="002D78CA">
        <w:rPr>
          <w:lang w:eastAsia="en-US"/>
        </w:rPr>
        <w:t xml:space="preserve">code, </w:t>
      </w:r>
      <w:r w:rsidR="001C4820">
        <w:rPr>
          <w:lang w:eastAsia="en-US"/>
        </w:rPr>
        <w:t xml:space="preserve">he specified </w:t>
      </w:r>
      <w:r>
        <w:rPr>
          <w:lang w:eastAsia="en-US"/>
        </w:rPr>
        <w:t>the developers he wanted to review</w:t>
      </w:r>
      <w:r w:rsidR="001C4820">
        <w:rPr>
          <w:lang w:eastAsia="en-US"/>
        </w:rPr>
        <w:t xml:space="preserve"> </w:t>
      </w:r>
      <w:r>
        <w:rPr>
          <w:lang w:eastAsia="en-US"/>
        </w:rPr>
        <w:t>his code; h</w:t>
      </w:r>
      <w:r w:rsidR="0075119A">
        <w:rPr>
          <w:lang w:eastAsia="en-US"/>
        </w:rPr>
        <w:t>e required no</w:t>
      </w:r>
      <w:r>
        <w:rPr>
          <w:lang w:eastAsia="en-US"/>
        </w:rPr>
        <w:t>t only two specific people</w:t>
      </w:r>
      <w:r w:rsidR="00D2366C">
        <w:rPr>
          <w:lang w:eastAsia="en-US"/>
        </w:rPr>
        <w:t xml:space="preserve">, but he also put a generic email </w:t>
      </w:r>
      <w:r w:rsidR="00FE432F">
        <w:rPr>
          <w:lang w:eastAsia="en-US"/>
        </w:rPr>
        <w:t>distribution group</w:t>
      </w:r>
      <w:r w:rsidR="00D2366C">
        <w:rPr>
          <w:lang w:eastAsia="en-US"/>
        </w:rPr>
        <w:t xml:space="preserve"> as </w:t>
      </w:r>
      <w:r w:rsidR="005933AC">
        <w:rPr>
          <w:lang w:eastAsia="en-US"/>
        </w:rPr>
        <w:t xml:space="preserve">an </w:t>
      </w:r>
      <w:r w:rsidR="00D2366C">
        <w:rPr>
          <w:lang w:eastAsia="en-US"/>
        </w:rPr>
        <w:t xml:space="preserve">“optional” reviewer. </w:t>
      </w:r>
      <w:r w:rsidR="00FE432F">
        <w:rPr>
          <w:lang w:eastAsia="en-US"/>
        </w:rPr>
        <w:t>When w</w:t>
      </w:r>
      <w:r w:rsidR="00D2366C">
        <w:rPr>
          <w:lang w:eastAsia="en-US"/>
        </w:rPr>
        <w:t xml:space="preserve">e </w:t>
      </w:r>
      <w:r w:rsidR="00FE432F">
        <w:rPr>
          <w:lang w:eastAsia="en-US"/>
        </w:rPr>
        <w:t>inquired</w:t>
      </w:r>
      <w:r w:rsidR="00D2366C">
        <w:rPr>
          <w:lang w:eastAsia="en-US"/>
        </w:rPr>
        <w:t xml:space="preserve"> about this </w:t>
      </w:r>
      <w:r w:rsidR="00C52686">
        <w:rPr>
          <w:lang w:eastAsia="en-US"/>
        </w:rPr>
        <w:t>choice</w:t>
      </w:r>
      <w:r w:rsidR="00FE432F">
        <w:rPr>
          <w:lang w:eastAsia="en-US"/>
        </w:rPr>
        <w:t>,</w:t>
      </w:r>
      <w:r w:rsidR="00D2366C">
        <w:rPr>
          <w:lang w:eastAsia="en-US"/>
        </w:rPr>
        <w:t xml:space="preserve"> he explained us: “</w:t>
      </w:r>
      <w:r w:rsidR="00D2366C" w:rsidRPr="005109B5">
        <w:rPr>
          <w:i/>
          <w:lang w:eastAsia="en-US"/>
        </w:rPr>
        <w:t xml:space="preserve">I am adding [this alias], so that everybody [in the team] is notified about the change I want to do </w:t>
      </w:r>
      <w:r w:rsidR="001C4820" w:rsidRPr="005109B5">
        <w:rPr>
          <w:i/>
          <w:lang w:eastAsia="en-US"/>
        </w:rPr>
        <w:t>before I check it in.</w:t>
      </w:r>
      <w:r w:rsidR="001C4820">
        <w:rPr>
          <w:lang w:eastAsia="en-US"/>
        </w:rPr>
        <w:t>”</w:t>
      </w:r>
      <w:r w:rsidR="009B7CC5">
        <w:rPr>
          <w:lang w:eastAsia="en-US"/>
        </w:rPr>
        <w:t xml:space="preserve"> </w:t>
      </w:r>
      <w:r w:rsidR="006B5905">
        <w:rPr>
          <w:lang w:eastAsia="en-US"/>
        </w:rPr>
        <w:t>In</w:t>
      </w:r>
      <w:r w:rsidR="009B7CC5">
        <w:rPr>
          <w:lang w:eastAsia="en-US"/>
        </w:rPr>
        <w:t xml:space="preserve"> the </w:t>
      </w:r>
      <w:r w:rsidR="00380CC1">
        <w:rPr>
          <w:lang w:eastAsia="en-US"/>
        </w:rPr>
        <w:t>subsequent</w:t>
      </w:r>
      <w:r w:rsidR="009B7CC5">
        <w:rPr>
          <w:lang w:eastAsia="en-US"/>
        </w:rPr>
        <w:t xml:space="preserve"> interviews, </w:t>
      </w:r>
      <w:r w:rsidR="00041D94">
        <w:rPr>
          <w:lang w:eastAsia="en-US"/>
        </w:rPr>
        <w:t xml:space="preserve">this </w:t>
      </w:r>
      <w:r w:rsidR="009B7CC5">
        <w:rPr>
          <w:lang w:eastAsia="en-US"/>
        </w:rPr>
        <w:t>concept of using a</w:t>
      </w:r>
      <w:r w:rsidR="00FE432F">
        <w:rPr>
          <w:lang w:eastAsia="en-US"/>
        </w:rPr>
        <w:t>n email list</w:t>
      </w:r>
      <w:r w:rsidR="009B7CC5">
        <w:rPr>
          <w:lang w:eastAsia="en-US"/>
        </w:rPr>
        <w:t xml:space="preserve"> as optional reviewer</w:t>
      </w:r>
      <w:r w:rsidR="00D04462">
        <w:rPr>
          <w:lang w:eastAsia="en-US"/>
        </w:rPr>
        <w:t xml:space="preserve">, or including </w:t>
      </w:r>
      <w:r w:rsidR="00C34C14">
        <w:rPr>
          <w:lang w:eastAsia="en-US"/>
        </w:rPr>
        <w:t xml:space="preserve">specific </w:t>
      </w:r>
      <w:r w:rsidR="00FE432F">
        <w:rPr>
          <w:lang w:eastAsia="en-US"/>
        </w:rPr>
        <w:t>optional</w:t>
      </w:r>
      <w:r w:rsidR="00D04462">
        <w:rPr>
          <w:lang w:eastAsia="en-US"/>
        </w:rPr>
        <w:t xml:space="preserve"> reviewers </w:t>
      </w:r>
      <w:r w:rsidR="00E758FA">
        <w:rPr>
          <w:lang w:eastAsia="en-US"/>
        </w:rPr>
        <w:t>exclusively</w:t>
      </w:r>
      <w:r w:rsidR="009B7CC5">
        <w:rPr>
          <w:lang w:eastAsia="en-US"/>
        </w:rPr>
        <w:t xml:space="preserve"> for</w:t>
      </w:r>
      <w:r w:rsidR="00133D9D">
        <w:rPr>
          <w:lang w:eastAsia="en-US"/>
        </w:rPr>
        <w:t xml:space="preserve"> awareness </w:t>
      </w:r>
      <w:r w:rsidR="000D17EE">
        <w:rPr>
          <w:lang w:eastAsia="en-US"/>
        </w:rPr>
        <w:t>emerged</w:t>
      </w:r>
      <w:r w:rsidR="00041D94">
        <w:rPr>
          <w:lang w:eastAsia="en-US"/>
        </w:rPr>
        <w:t xml:space="preserve"> </w:t>
      </w:r>
      <w:r w:rsidR="00A559A6">
        <w:rPr>
          <w:lang w:eastAsia="en-US"/>
        </w:rPr>
        <w:t xml:space="preserve">again </w:t>
      </w:r>
      <w:r w:rsidR="001338A6">
        <w:rPr>
          <w:lang w:eastAsia="en-US"/>
        </w:rPr>
        <w:t>frequently</w:t>
      </w:r>
      <w:r w:rsidR="004324A8">
        <w:rPr>
          <w:lang w:eastAsia="en-US"/>
        </w:rPr>
        <w:t xml:space="preserve">, </w:t>
      </w:r>
      <w:r w:rsidR="004324A8">
        <w:rPr>
          <w:i/>
          <w:lang w:eastAsia="en-US"/>
        </w:rPr>
        <w:t>e.g.</w:t>
      </w:r>
      <w:r w:rsidR="004324A8">
        <w:rPr>
          <w:lang w:eastAsia="en-US"/>
        </w:rPr>
        <w:t>, “</w:t>
      </w:r>
      <w:r w:rsidR="004324A8" w:rsidRPr="005109B5">
        <w:rPr>
          <w:i/>
          <w:lang w:eastAsia="en-US"/>
        </w:rPr>
        <w:t>Code reviews are good FYI</w:t>
      </w:r>
      <w:r w:rsidR="00D30D51">
        <w:rPr>
          <w:i/>
          <w:lang w:eastAsia="en-US"/>
        </w:rPr>
        <w:t>s</w:t>
      </w:r>
      <w:r w:rsidR="004324A8" w:rsidRPr="005109B5">
        <w:rPr>
          <w:i/>
          <w:lang w:eastAsia="en-US"/>
        </w:rPr>
        <w:t xml:space="preserve"> [for your information].</w:t>
      </w:r>
      <w:r w:rsidR="004324A8">
        <w:rPr>
          <w:lang w:eastAsia="en-US"/>
        </w:rPr>
        <w:t>”</w:t>
      </w:r>
    </w:p>
    <w:p w14:paraId="4B7AF046" w14:textId="6EEBE9E2" w:rsidR="0055542A" w:rsidRDefault="00C34C14">
      <w:pPr>
        <w:pStyle w:val="BodyText"/>
        <w:rPr>
          <w:lang w:eastAsia="en-US"/>
        </w:rPr>
      </w:pPr>
      <w:r>
        <w:rPr>
          <w:lang w:eastAsia="en-US"/>
        </w:rPr>
        <w:lastRenderedPageBreak/>
        <w:t xml:space="preserve">Managers often mentioned the concept of team awareness as a motivation for code review, </w:t>
      </w:r>
      <w:r w:rsidR="009D3C5B">
        <w:rPr>
          <w:lang w:eastAsia="en-US"/>
        </w:rPr>
        <w:t>frequently</w:t>
      </w:r>
      <w:r>
        <w:rPr>
          <w:lang w:eastAsia="en-US"/>
        </w:rPr>
        <w:t xml:space="preserve"> justifying it with the notion of “transparency:” </w:t>
      </w:r>
      <w:r w:rsidR="003922AA">
        <w:rPr>
          <w:lang w:eastAsia="en-US"/>
        </w:rPr>
        <w:t xml:space="preserve">Not only must </w:t>
      </w:r>
      <w:r w:rsidR="00FE432F">
        <w:rPr>
          <w:lang w:eastAsia="en-US"/>
        </w:rPr>
        <w:t>the team</w:t>
      </w:r>
      <w:r w:rsidR="003922AA">
        <w:rPr>
          <w:lang w:eastAsia="en-US"/>
        </w:rPr>
        <w:t xml:space="preserve"> be kept aware of the directions taken by the code, but also </w:t>
      </w:r>
      <w:r>
        <w:rPr>
          <w:lang w:eastAsia="en-US"/>
        </w:rPr>
        <w:t xml:space="preserve">nobody should be allowed to “secretly” make changes </w:t>
      </w:r>
      <w:r w:rsidR="003922AA">
        <w:rPr>
          <w:lang w:eastAsia="en-US"/>
        </w:rPr>
        <w:t xml:space="preserve">that might break </w:t>
      </w:r>
      <w:r>
        <w:rPr>
          <w:lang w:eastAsia="en-US"/>
        </w:rPr>
        <w:t>the code</w:t>
      </w:r>
      <w:r w:rsidR="003922AA">
        <w:rPr>
          <w:lang w:eastAsia="en-US"/>
        </w:rPr>
        <w:t xml:space="preserve"> or alter functionalities</w:t>
      </w:r>
      <w:r>
        <w:rPr>
          <w:lang w:eastAsia="en-US"/>
        </w:rPr>
        <w:t>.</w:t>
      </w:r>
    </w:p>
    <w:p w14:paraId="393ABA3E" w14:textId="065A3A52" w:rsidR="00E4675C" w:rsidRDefault="009F2CE2">
      <w:pPr>
        <w:pStyle w:val="BodyText"/>
        <w:rPr>
          <w:lang w:eastAsia="en-US"/>
        </w:rPr>
      </w:pPr>
      <w:r>
        <w:rPr>
          <w:noProof/>
          <w:lang w:eastAsia="en-US"/>
        </w:rPr>
        <mc:AlternateContent>
          <mc:Choice Requires="wps">
            <w:drawing>
              <wp:anchor distT="0" distB="0" distL="114300" distR="114300" simplePos="0" relativeHeight="251655168" behindDoc="0" locked="0" layoutInCell="1" allowOverlap="1" wp14:anchorId="79E93B16" wp14:editId="0139D67E">
                <wp:simplePos x="0" y="0"/>
                <wp:positionH relativeFrom="column">
                  <wp:posOffset>-49530</wp:posOffset>
                </wp:positionH>
                <wp:positionV relativeFrom="margin">
                  <wp:posOffset>-30480</wp:posOffset>
                </wp:positionV>
                <wp:extent cx="3227705" cy="2639060"/>
                <wp:effectExtent l="0" t="0" r="0" b="889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2639060"/>
                        </a:xfrm>
                        <a:prstGeom prst="rect">
                          <a:avLst/>
                        </a:prstGeom>
                        <a:solidFill>
                          <a:srgbClr val="FFFFFF"/>
                        </a:solidFill>
                        <a:ln w="9525">
                          <a:noFill/>
                          <a:miter lim="800000"/>
                          <a:headEnd/>
                          <a:tailEnd/>
                        </a:ln>
                      </wps:spPr>
                      <wps:txbx>
                        <w:txbxContent>
                          <w:p w14:paraId="413E56D2" w14:textId="4A0DA2FC" w:rsidR="00611C0D" w:rsidRPr="00696D38" w:rsidRDefault="00611C0D" w:rsidP="00B61428">
                            <w:pPr>
                              <w:pStyle w:val="Caption"/>
                            </w:pPr>
                            <w:r w:rsidRPr="00B20BD8">
                              <w:rPr>
                                <w:noProof/>
                                <w:sz w:val="20"/>
                                <w:lang w:eastAsia="en-US"/>
                              </w:rPr>
                              <w:drawing>
                                <wp:inline distT="0" distB="0" distL="0" distR="0" wp14:anchorId="3AAF5DDF" wp14:editId="74B10B9A">
                                  <wp:extent cx="3023691" cy="2263277"/>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motivation-ranking.png"/>
                                          <pic:cNvPicPr/>
                                        </pic:nvPicPr>
                                        <pic:blipFill rotWithShape="1">
                                          <a:blip r:embed="rId11" cstate="print">
                                            <a:extLst>
                                              <a:ext uri="{28A0092B-C50C-407E-A947-70E740481C1C}">
                                                <a14:useLocalDpi xmlns:a14="http://schemas.microsoft.com/office/drawing/2010/main" val="0"/>
                                              </a:ext>
                                            </a:extLst>
                                          </a:blip>
                                          <a:srcRect l="2955" t="1" r="3761" b="2246"/>
                                          <a:stretch/>
                                        </pic:blipFill>
                                        <pic:spPr bwMode="auto">
                                          <a:xfrm>
                                            <a:off x="0" y="0"/>
                                            <a:ext cx="3022674" cy="2262516"/>
                                          </a:xfrm>
                                          <a:prstGeom prst="rect">
                                            <a:avLst/>
                                          </a:prstGeom>
                                          <a:ln>
                                            <a:noFill/>
                                          </a:ln>
                                          <a:extLst>
                                            <a:ext uri="{53640926-AAD7-44D8-BBD7-CCE9431645EC}">
                                              <a14:shadowObscured xmlns:a14="http://schemas.microsoft.com/office/drawing/2010/main"/>
                                            </a:ext>
                                          </a:extLst>
                                        </pic:spPr>
                                      </pic:pic>
                                    </a:graphicData>
                                  </a:graphic>
                                </wp:inline>
                              </w:drawing>
                            </w:r>
                            <w:r w:rsidRPr="004D2BC2">
                              <w:rPr>
                                <w:sz w:val="20"/>
                                <w:szCs w:val="20"/>
                              </w:rPr>
                              <w:t xml:space="preserve">Figure </w:t>
                            </w:r>
                            <w:r>
                              <w:rPr>
                                <w:sz w:val="20"/>
                                <w:szCs w:val="20"/>
                              </w:rPr>
                              <w:t>3</w:t>
                            </w:r>
                            <w:r w:rsidRPr="004D2BC2">
                              <w:rPr>
                                <w:sz w:val="20"/>
                                <w:szCs w:val="20"/>
                              </w:rPr>
                              <w:t xml:space="preserve">. </w:t>
                            </w:r>
                            <w:r>
                              <w:rPr>
                                <w:sz w:val="20"/>
                                <w:szCs w:val="20"/>
                              </w:rPr>
                              <w:t>Developers’ motivations for code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93B16" id="Text Box 4" o:spid="_x0000_s1028" type="#_x0000_t202" style="position:absolute;left:0;text-align:left;margin-left:-3.9pt;margin-top:-2.4pt;width:254.15pt;height:20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vviJAIAACM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wqOqPEMI0t&#10;ehFDIO9hILPITm99iUHPFsPCgNfY5VSpt0/Af3hiYNMxsxMPzkHfCdZgdtP4Mrt6OuL4CFL3n6HB&#10;b9g+QAIaWqcjdUgGQXTs0vHSmZgKx8ubori9zeeUcPQVi5tlvki9y1h5fm6dDx8FaBIPFXXY+gTP&#10;Dk8+xHRYeQ6Jv3lQstlKpZLhdvVGOXJgKJNtWqmCV2HKkL6iy3kxT8gG4vukIC0DylhJXdG7PK5R&#10;WJGOD6ZJIYFJNZ4xE2VO/ERKRnLCUA+pEcWZ9hqaIxLmYFQtThkeOnC/KOlRsRX1P/fMCUrUJ4Ok&#10;L6ezWZR4Mmbz2wINd+2prz3McISqaKBkPG5CGotIh4EHbE4rE22xi2Mmp5RRiYnN09REqV/bKerP&#10;bK9/AwAA//8DAFBLAwQUAAYACAAAACEAjjMmjd0AAAAJAQAADwAAAGRycy9kb3ducmV2LnhtbEyP&#10;wU7DMBBE70j8g7VIXFBrFyVNSeNUgATi2tIP2MTbJGpsR7HbpH/PcoLTaDWrmTfFbra9uNIYOu80&#10;rJYKBLnam841Go7fH4sNiBDRGey9Iw03CrAr7+8KzI2f3J6uh9gIDnEhRw1tjEMuZahbshiWfiDH&#10;3smPFiOfYyPNiBOH214+K7WWFjvHDS0O9N5SfT5crIbT1/SUvkzVZzxm+2T9hl1W+ZvWjw/z6xZE&#10;pDn+PcMvPqNDyUyVvzgTRK9hkTF5ZE1Y2U+VSkFUGpKV2oAsC/l/QfkDAAD//wMAUEsBAi0AFAAG&#10;AAgAAAAhALaDOJL+AAAA4QEAABMAAAAAAAAAAAAAAAAAAAAAAFtDb250ZW50X1R5cGVzXS54bWxQ&#10;SwECLQAUAAYACAAAACEAOP0h/9YAAACUAQAACwAAAAAAAAAAAAAAAAAvAQAAX3JlbHMvLnJlbHNQ&#10;SwECLQAUAAYACAAAACEAVPL74iQCAAAjBAAADgAAAAAAAAAAAAAAAAAuAgAAZHJzL2Uyb0RvYy54&#10;bWxQSwECLQAUAAYACAAAACEAjjMmjd0AAAAJAQAADwAAAAAAAAAAAAAAAAB+BAAAZHJzL2Rvd25y&#10;ZXYueG1sUEsFBgAAAAAEAAQA8wAAAIgFAAAAAA==&#10;" stroked="f">
                <v:textbox>
                  <w:txbxContent>
                    <w:p w14:paraId="413E56D2" w14:textId="4A0DA2FC" w:rsidR="00611C0D" w:rsidRPr="00696D38" w:rsidRDefault="00611C0D" w:rsidP="00B61428">
                      <w:pPr>
                        <w:pStyle w:val="Caption"/>
                      </w:pPr>
                      <w:r w:rsidRPr="00B20BD8">
                        <w:rPr>
                          <w:noProof/>
                          <w:sz w:val="20"/>
                          <w:lang w:eastAsia="en-US"/>
                        </w:rPr>
                        <w:drawing>
                          <wp:inline distT="0" distB="0" distL="0" distR="0" wp14:anchorId="3AAF5DDF" wp14:editId="74B10B9A">
                            <wp:extent cx="3023691" cy="2263277"/>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motivation-ranking.png"/>
                                    <pic:cNvPicPr/>
                                  </pic:nvPicPr>
                                  <pic:blipFill rotWithShape="1">
                                    <a:blip r:embed="rId11" cstate="print">
                                      <a:extLst>
                                        <a:ext uri="{28A0092B-C50C-407E-A947-70E740481C1C}">
                                          <a14:useLocalDpi xmlns:a14="http://schemas.microsoft.com/office/drawing/2010/main" val="0"/>
                                        </a:ext>
                                      </a:extLst>
                                    </a:blip>
                                    <a:srcRect l="2955" t="1" r="3761" b="2246"/>
                                    <a:stretch/>
                                  </pic:blipFill>
                                  <pic:spPr bwMode="auto">
                                    <a:xfrm>
                                      <a:off x="0" y="0"/>
                                      <a:ext cx="3022674" cy="2262516"/>
                                    </a:xfrm>
                                    <a:prstGeom prst="rect">
                                      <a:avLst/>
                                    </a:prstGeom>
                                    <a:ln>
                                      <a:noFill/>
                                    </a:ln>
                                    <a:extLst>
                                      <a:ext uri="{53640926-AAD7-44D8-BBD7-CCE9431645EC}">
                                        <a14:shadowObscured xmlns:a14="http://schemas.microsoft.com/office/drawing/2010/main"/>
                                      </a:ext>
                                    </a:extLst>
                                  </pic:spPr>
                                </pic:pic>
                              </a:graphicData>
                            </a:graphic>
                          </wp:inline>
                        </w:drawing>
                      </w:r>
                      <w:r w:rsidRPr="004D2BC2">
                        <w:rPr>
                          <w:sz w:val="20"/>
                          <w:szCs w:val="20"/>
                        </w:rPr>
                        <w:t xml:space="preserve">Figure </w:t>
                      </w:r>
                      <w:r>
                        <w:rPr>
                          <w:sz w:val="20"/>
                          <w:szCs w:val="20"/>
                        </w:rPr>
                        <w:t>3</w:t>
                      </w:r>
                      <w:r w:rsidRPr="004D2BC2">
                        <w:rPr>
                          <w:sz w:val="20"/>
                          <w:szCs w:val="20"/>
                        </w:rPr>
                        <w:t xml:space="preserve">. </w:t>
                      </w:r>
                      <w:r>
                        <w:rPr>
                          <w:sz w:val="20"/>
                          <w:szCs w:val="20"/>
                        </w:rPr>
                        <w:t>Developers’ motivations for code review.</w:t>
                      </w:r>
                    </w:p>
                  </w:txbxContent>
                </v:textbox>
                <w10:wrap type="topAndBottom" anchory="margin"/>
              </v:shape>
            </w:pict>
          </mc:Fallback>
        </mc:AlternateContent>
      </w:r>
      <w:r w:rsidR="00E4675C">
        <w:rPr>
          <w:lang w:eastAsia="en-US"/>
        </w:rPr>
        <w:t xml:space="preserve">The 873 programmers answering the survey ranked “team awareness and transparency” very close to “knowledge transfer.” </w:t>
      </w:r>
      <w:r w:rsidR="009D3C5B">
        <w:rPr>
          <w:lang w:eastAsia="en-US"/>
        </w:rPr>
        <w:t>In fact, the two concepts appeared logically related also in the interviews</w:t>
      </w:r>
      <w:r w:rsidR="00B4081C">
        <w:rPr>
          <w:lang w:eastAsia="en-US"/>
        </w:rPr>
        <w:t>;</w:t>
      </w:r>
      <w:r w:rsidR="003838D1">
        <w:rPr>
          <w:lang w:eastAsia="en-US"/>
        </w:rPr>
        <w:t xml:space="preserve"> for example one tester, while reviewing some code said: “</w:t>
      </w:r>
      <w:r w:rsidR="003838D1" w:rsidRPr="005109B5">
        <w:rPr>
          <w:i/>
          <w:lang w:eastAsia="en-US"/>
        </w:rPr>
        <w:t>oh, this guy just implemented this feature, and now let me back and use it somewhere else.</w:t>
      </w:r>
      <w:r w:rsidR="003838D1">
        <w:rPr>
          <w:lang w:eastAsia="en-US"/>
        </w:rPr>
        <w:t>”</w:t>
      </w:r>
      <w:r w:rsidR="003B4852">
        <w:rPr>
          <w:lang w:eastAsia="en-US"/>
        </w:rPr>
        <w:t xml:space="preserve"> </w:t>
      </w:r>
      <w:r w:rsidR="00B4081C">
        <w:rPr>
          <w:lang w:eastAsia="en-US"/>
        </w:rPr>
        <w:t>Showing that</w:t>
      </w:r>
      <w:r w:rsidR="00677194">
        <w:rPr>
          <w:lang w:eastAsia="en-US"/>
        </w:rPr>
        <w:t xml:space="preserve"> he both learned about the new feature and he was </w:t>
      </w:r>
      <w:r w:rsidR="00C43BDF">
        <w:rPr>
          <w:lang w:eastAsia="en-US"/>
        </w:rPr>
        <w:t xml:space="preserve">now </w:t>
      </w:r>
      <w:r w:rsidR="00677194">
        <w:rPr>
          <w:lang w:eastAsia="en-US"/>
        </w:rPr>
        <w:t xml:space="preserve">aware of the possibility to use it in his own code. </w:t>
      </w:r>
      <w:r w:rsidR="00B923DD">
        <w:rPr>
          <w:lang w:eastAsia="en-US"/>
        </w:rPr>
        <w:t xml:space="preserve">75 </w:t>
      </w:r>
      <w:r w:rsidR="00E4675C">
        <w:rPr>
          <w:lang w:eastAsia="en-US"/>
        </w:rPr>
        <w:t>(</w:t>
      </w:r>
      <w:r w:rsidR="00B923DD">
        <w:rPr>
          <w:lang w:eastAsia="en-US"/>
        </w:rPr>
        <w:t>9</w:t>
      </w:r>
      <w:r w:rsidR="00E4675C">
        <w:rPr>
          <w:lang w:eastAsia="en-US"/>
        </w:rPr>
        <w:t xml:space="preserve">%) developers considered team awareness their first motivation for code review, </w:t>
      </w:r>
      <w:r w:rsidR="00B923DD">
        <w:rPr>
          <w:lang w:eastAsia="en-US"/>
        </w:rPr>
        <w:t>108</w:t>
      </w:r>
      <w:r w:rsidR="00E4675C">
        <w:rPr>
          <w:lang w:eastAsia="en-US"/>
        </w:rPr>
        <w:t xml:space="preserve"> (</w:t>
      </w:r>
      <w:r w:rsidR="00B923DD">
        <w:rPr>
          <w:lang w:eastAsia="en-US"/>
        </w:rPr>
        <w:t>12</w:t>
      </w:r>
      <w:r w:rsidR="00E4675C">
        <w:rPr>
          <w:lang w:eastAsia="en-US"/>
        </w:rPr>
        <w:t xml:space="preserve">%) their second, and </w:t>
      </w:r>
      <w:r w:rsidR="00B923DD">
        <w:rPr>
          <w:lang w:eastAsia="en-US"/>
        </w:rPr>
        <w:t>149</w:t>
      </w:r>
      <w:r w:rsidR="00E4675C">
        <w:rPr>
          <w:lang w:eastAsia="en-US"/>
        </w:rPr>
        <w:t xml:space="preserve"> (</w:t>
      </w:r>
      <w:r w:rsidR="00B923DD">
        <w:rPr>
          <w:lang w:eastAsia="en-US"/>
        </w:rPr>
        <w:t>17</w:t>
      </w:r>
      <w:r w:rsidR="00E4675C">
        <w:rPr>
          <w:lang w:eastAsia="en-US"/>
        </w:rPr>
        <w:t xml:space="preserve">%) their third. </w:t>
      </w:r>
    </w:p>
    <w:p w14:paraId="64EB4F6F" w14:textId="18745227" w:rsidR="00D83683" w:rsidRDefault="0037314C">
      <w:pPr>
        <w:pStyle w:val="BodyText"/>
        <w:rPr>
          <w:lang w:eastAsia="en-US"/>
        </w:rPr>
      </w:pPr>
      <w:r>
        <w:rPr>
          <w:lang w:eastAsia="en-US"/>
        </w:rPr>
        <w:t xml:space="preserve">Although team awareness and transparency emerged </w:t>
      </w:r>
      <w:r w:rsidR="000011E9">
        <w:rPr>
          <w:lang w:eastAsia="en-US"/>
        </w:rPr>
        <w:t xml:space="preserve">from our data </w:t>
      </w:r>
      <w:r>
        <w:rPr>
          <w:lang w:eastAsia="en-US"/>
        </w:rPr>
        <w:t xml:space="preserve">as clearly </w:t>
      </w:r>
      <w:r w:rsidR="007F3AD8">
        <w:rPr>
          <w:lang w:eastAsia="en-US"/>
        </w:rPr>
        <w:t>promoted by</w:t>
      </w:r>
      <w:r>
        <w:rPr>
          <w:lang w:eastAsia="en-US"/>
        </w:rPr>
        <w:t xml:space="preserve"> the code review process, academic research </w:t>
      </w:r>
      <w:r w:rsidR="003A5DEE">
        <w:rPr>
          <w:lang w:eastAsia="en-US"/>
        </w:rPr>
        <w:t>seems to have</w:t>
      </w:r>
      <w:r>
        <w:rPr>
          <w:lang w:eastAsia="en-US"/>
        </w:rPr>
        <w:t xml:space="preserve"> </w:t>
      </w:r>
      <w:r w:rsidR="007F3AD8">
        <w:rPr>
          <w:lang w:eastAsia="en-US"/>
        </w:rPr>
        <w:t xml:space="preserve">given little attention to </w:t>
      </w:r>
      <w:r w:rsidR="00B4081C">
        <w:rPr>
          <w:lang w:eastAsia="en-US"/>
        </w:rPr>
        <w:t>it.</w:t>
      </w:r>
      <w:r w:rsidR="00B14C53">
        <w:rPr>
          <w:lang w:eastAsia="en-US"/>
        </w:rPr>
        <w:t xml:space="preserve"> </w:t>
      </w:r>
    </w:p>
    <w:p w14:paraId="62BCE8F1" w14:textId="1965270A" w:rsidR="004036C5" w:rsidRDefault="00E4675C" w:rsidP="004D2BC2">
      <w:pPr>
        <w:pStyle w:val="Heading2"/>
      </w:pPr>
      <w:r>
        <w:t xml:space="preserve">Share </w:t>
      </w:r>
      <w:r w:rsidR="004036C5">
        <w:t>Code Ownership</w:t>
      </w:r>
    </w:p>
    <w:p w14:paraId="15A740CF" w14:textId="68B4D7C1" w:rsidR="00DA1C6D" w:rsidRDefault="00DA1C6D">
      <w:pPr>
        <w:pStyle w:val="BodyText"/>
        <w:rPr>
          <w:lang w:eastAsia="en-US"/>
        </w:rPr>
      </w:pPr>
      <w:r>
        <w:rPr>
          <w:lang w:eastAsia="en-US"/>
        </w:rPr>
        <w:t>The concept of “shared code ownership” is closely</w:t>
      </w:r>
      <w:r w:rsidR="00D8542F">
        <w:rPr>
          <w:lang w:eastAsia="en-US"/>
        </w:rPr>
        <w:t xml:space="preserve"> related to</w:t>
      </w:r>
      <w:r>
        <w:rPr>
          <w:lang w:eastAsia="en-US"/>
        </w:rPr>
        <w:t xml:space="preserve"> “team awareness and transparency,” but it has a stronger </w:t>
      </w:r>
      <w:r w:rsidR="00D8542F">
        <w:rPr>
          <w:lang w:eastAsia="en-US"/>
        </w:rPr>
        <w:t xml:space="preserve">connotation toward </w:t>
      </w:r>
      <w:r w:rsidR="007621C1">
        <w:rPr>
          <w:lang w:eastAsia="en-US"/>
        </w:rPr>
        <w:t xml:space="preserve">active </w:t>
      </w:r>
      <w:r>
        <w:rPr>
          <w:lang w:eastAsia="en-US"/>
        </w:rPr>
        <w:t>collaboration</w:t>
      </w:r>
      <w:r w:rsidR="007621C1">
        <w:rPr>
          <w:lang w:eastAsia="en-US"/>
        </w:rPr>
        <w:t xml:space="preserve"> and overlapping </w:t>
      </w:r>
      <w:r w:rsidR="008C2DB9">
        <w:rPr>
          <w:lang w:eastAsia="en-US"/>
        </w:rPr>
        <w:t xml:space="preserve">coding </w:t>
      </w:r>
      <w:r w:rsidR="007621C1">
        <w:rPr>
          <w:lang w:eastAsia="en-US"/>
        </w:rPr>
        <w:t>activities</w:t>
      </w:r>
      <w:r w:rsidR="007109B1">
        <w:rPr>
          <w:lang w:eastAsia="en-US"/>
        </w:rPr>
        <w:t>.</w:t>
      </w:r>
      <w:r>
        <w:rPr>
          <w:lang w:eastAsia="en-US"/>
        </w:rPr>
        <w:t xml:space="preserve"> </w:t>
      </w:r>
      <w:r w:rsidR="004E134F">
        <w:rPr>
          <w:lang w:eastAsia="en-US"/>
        </w:rPr>
        <w:t>Programmers and managers believe that c</w:t>
      </w:r>
      <w:r>
        <w:rPr>
          <w:lang w:eastAsia="en-US"/>
        </w:rPr>
        <w:t>ode review is not only an occasion to notify other team members about incoming changes, but also</w:t>
      </w:r>
      <w:r w:rsidR="003E0B79">
        <w:rPr>
          <w:lang w:eastAsia="en-US"/>
        </w:rPr>
        <w:t xml:space="preserve"> a mean</w:t>
      </w:r>
      <w:r w:rsidR="0070155A">
        <w:rPr>
          <w:lang w:eastAsia="en-US"/>
        </w:rPr>
        <w:t>s</w:t>
      </w:r>
      <w:r w:rsidR="003E0B79">
        <w:rPr>
          <w:lang w:eastAsia="en-US"/>
        </w:rPr>
        <w:t xml:space="preserve"> to </w:t>
      </w:r>
      <w:r w:rsidR="00007FED">
        <w:rPr>
          <w:lang w:eastAsia="en-US"/>
        </w:rPr>
        <w:t xml:space="preserve">have more than one knowledgeable </w:t>
      </w:r>
      <w:r w:rsidR="0070155A">
        <w:rPr>
          <w:lang w:eastAsia="en-US"/>
        </w:rPr>
        <w:t xml:space="preserve">person </w:t>
      </w:r>
      <w:r w:rsidR="00007FED">
        <w:rPr>
          <w:lang w:eastAsia="en-US"/>
        </w:rPr>
        <w:t xml:space="preserve">about </w:t>
      </w:r>
      <w:r w:rsidR="00EC70C7">
        <w:rPr>
          <w:lang w:eastAsia="en-US"/>
        </w:rPr>
        <w:t xml:space="preserve">specific </w:t>
      </w:r>
      <w:r w:rsidR="00521E71">
        <w:rPr>
          <w:lang w:eastAsia="en-US"/>
        </w:rPr>
        <w:t>parts</w:t>
      </w:r>
      <w:r w:rsidR="00007FED">
        <w:rPr>
          <w:lang w:eastAsia="en-US"/>
        </w:rPr>
        <w:t xml:space="preserve"> of the codebase.</w:t>
      </w:r>
      <w:r w:rsidR="00C96AEE">
        <w:rPr>
          <w:lang w:eastAsia="en-US"/>
        </w:rPr>
        <w:t xml:space="preserve"> A manager put the following as her second motivation for code review: “</w:t>
      </w:r>
      <w:r w:rsidR="00C96AEE" w:rsidRPr="005109B5">
        <w:rPr>
          <w:i/>
          <w:lang w:eastAsia="en-US"/>
        </w:rPr>
        <w:t xml:space="preserve">Broaden knowledge &amp; understanding of how specific </w:t>
      </w:r>
      <w:r w:rsidR="00C96AEE" w:rsidRPr="00C96AEE">
        <w:rPr>
          <w:i/>
          <w:lang w:eastAsia="en-US"/>
        </w:rPr>
        <w:t>features</w:t>
      </w:r>
      <w:r w:rsidR="00C96AEE" w:rsidRPr="005109B5">
        <w:rPr>
          <w:i/>
          <w:lang w:eastAsia="en-US"/>
        </w:rPr>
        <w:t xml:space="preserve">/areas are designed and </w:t>
      </w:r>
      <w:r w:rsidR="00C96AEE" w:rsidRPr="00C96AEE">
        <w:rPr>
          <w:i/>
          <w:lang w:eastAsia="en-US"/>
        </w:rPr>
        <w:t>implemented</w:t>
      </w:r>
      <w:r w:rsidR="00C96AEE" w:rsidRPr="005109B5">
        <w:rPr>
          <w:i/>
          <w:lang w:eastAsia="en-US"/>
        </w:rPr>
        <w:t xml:space="preserve"> (e.g., grooming “backup developers” for areas where knowledge is too concentrated on one or two expert dev</w:t>
      </w:r>
      <w:r w:rsidR="00C96AEE">
        <w:rPr>
          <w:i/>
          <w:lang w:eastAsia="en-US"/>
        </w:rPr>
        <w:t>eloper</w:t>
      </w:r>
      <w:r w:rsidR="00C96AEE" w:rsidRPr="005109B5">
        <w:rPr>
          <w:i/>
          <w:lang w:eastAsia="en-US"/>
        </w:rPr>
        <w:t>s</w:t>
      </w:r>
      <w:r w:rsidR="00C96AEE">
        <w:rPr>
          <w:i/>
          <w:lang w:eastAsia="en-US"/>
        </w:rPr>
        <w:t>.</w:t>
      </w:r>
      <w:r w:rsidR="00C96AEE">
        <w:rPr>
          <w:lang w:eastAsia="en-US"/>
        </w:rPr>
        <w:t>”</w:t>
      </w:r>
    </w:p>
    <w:p w14:paraId="7B371372" w14:textId="7CC5EC30" w:rsidR="00D60FBE" w:rsidRDefault="004E134F">
      <w:pPr>
        <w:pStyle w:val="BodyText"/>
        <w:rPr>
          <w:lang w:eastAsia="en-US"/>
        </w:rPr>
      </w:pPr>
      <w:r>
        <w:rPr>
          <w:lang w:eastAsia="en-US"/>
        </w:rPr>
        <w:t>Moreover</w:t>
      </w:r>
      <w:r w:rsidR="00B11CA8">
        <w:rPr>
          <w:lang w:eastAsia="en-US"/>
        </w:rPr>
        <w:t>,</w:t>
      </w:r>
      <w:r>
        <w:rPr>
          <w:lang w:eastAsia="en-US"/>
        </w:rPr>
        <w:t xml:space="preserve"> both developers and managers have the </w:t>
      </w:r>
      <w:r w:rsidR="006E0965" w:rsidRPr="006E0965">
        <w:t>opinion</w:t>
      </w:r>
      <w:r>
        <w:rPr>
          <w:lang w:eastAsia="en-US"/>
        </w:rPr>
        <w:t xml:space="preserve"> that practicing code </w:t>
      </w:r>
      <w:r w:rsidR="00960256">
        <w:rPr>
          <w:lang w:eastAsia="en-US"/>
        </w:rPr>
        <w:t>review also improves</w:t>
      </w:r>
      <w:r>
        <w:rPr>
          <w:lang w:eastAsia="en-US"/>
        </w:rPr>
        <w:t xml:space="preserve"> the </w:t>
      </w:r>
      <w:r w:rsidR="00960256">
        <w:rPr>
          <w:lang w:eastAsia="en-US"/>
        </w:rPr>
        <w:t xml:space="preserve">personal </w:t>
      </w:r>
      <w:r>
        <w:rPr>
          <w:i/>
          <w:lang w:eastAsia="en-US"/>
        </w:rPr>
        <w:t>perception</w:t>
      </w:r>
      <w:r>
        <w:rPr>
          <w:lang w:eastAsia="en-US"/>
        </w:rPr>
        <w:t xml:space="preserve"> </w:t>
      </w:r>
      <w:r w:rsidR="00960256">
        <w:rPr>
          <w:lang w:eastAsia="en-US"/>
        </w:rPr>
        <w:t>of</w:t>
      </w:r>
      <w:r w:rsidR="006E0965">
        <w:rPr>
          <w:lang w:eastAsia="en-US"/>
        </w:rPr>
        <w:t xml:space="preserve"> team members about </w:t>
      </w:r>
      <w:r w:rsidR="00960256">
        <w:rPr>
          <w:lang w:eastAsia="en-US"/>
        </w:rPr>
        <w:t xml:space="preserve">shared </w:t>
      </w:r>
      <w:r w:rsidR="006E0965">
        <w:rPr>
          <w:lang w:eastAsia="en-US"/>
        </w:rPr>
        <w:t xml:space="preserve">code </w:t>
      </w:r>
      <w:r w:rsidR="00960256">
        <w:rPr>
          <w:lang w:eastAsia="en-US"/>
        </w:rPr>
        <w:t>ownership</w:t>
      </w:r>
      <w:r w:rsidR="006E0965">
        <w:rPr>
          <w:lang w:eastAsia="en-US"/>
        </w:rPr>
        <w:t>.</w:t>
      </w:r>
      <w:r w:rsidR="0079490F">
        <w:rPr>
          <w:lang w:eastAsia="en-US"/>
        </w:rPr>
        <w:t xml:space="preserve"> </w:t>
      </w:r>
      <w:r w:rsidR="00E26784">
        <w:rPr>
          <w:lang w:eastAsia="en-US"/>
        </w:rPr>
        <w:t>On this note, a senior developer, with mo</w:t>
      </w:r>
      <w:r w:rsidR="005C5979">
        <w:rPr>
          <w:lang w:eastAsia="en-US"/>
        </w:rPr>
        <w:t>re than 30 years in the software industry</w:t>
      </w:r>
      <w:r w:rsidR="00E26784">
        <w:rPr>
          <w:lang w:eastAsia="en-US"/>
        </w:rPr>
        <w:t>, explained: “</w:t>
      </w:r>
      <w:r w:rsidR="00E26784">
        <w:rPr>
          <w:i/>
          <w:lang w:eastAsia="en-US"/>
        </w:rPr>
        <w:t>In the past people did not use to do code reviews and were very reluctant to put themselves in positions where they were having other people critiquing their code. The fact that code reviews are considered as a nor</w:t>
      </w:r>
      <w:r w:rsidR="00310D49">
        <w:rPr>
          <w:i/>
          <w:lang w:eastAsia="en-US"/>
        </w:rPr>
        <w:t xml:space="preserve">mal thing helps immensely with </w:t>
      </w:r>
      <w:r w:rsidR="00E26784">
        <w:rPr>
          <w:i/>
          <w:lang w:eastAsia="en-US"/>
        </w:rPr>
        <w:t>making people l</w:t>
      </w:r>
      <w:r w:rsidR="00310D49">
        <w:rPr>
          <w:i/>
          <w:lang w:eastAsia="en-US"/>
        </w:rPr>
        <w:t>ess protective about their code</w:t>
      </w:r>
      <w:r w:rsidR="00E26784">
        <w:rPr>
          <w:i/>
          <w:lang w:eastAsia="en-US"/>
        </w:rPr>
        <w:t>.”</w:t>
      </w:r>
      <w:r w:rsidR="0024018C">
        <w:rPr>
          <w:lang w:eastAsia="en-US"/>
        </w:rPr>
        <w:t xml:space="preserve"> Similarly a manager wrote us explaining that she </w:t>
      </w:r>
      <w:r w:rsidR="00565243">
        <w:rPr>
          <w:lang w:eastAsia="en-US"/>
        </w:rPr>
        <w:t>deems</w:t>
      </w:r>
      <w:r w:rsidR="0024018C">
        <w:rPr>
          <w:lang w:eastAsia="en-US"/>
        </w:rPr>
        <w:t xml:space="preserve"> code review</w:t>
      </w:r>
      <w:r w:rsidR="00565243">
        <w:rPr>
          <w:lang w:eastAsia="en-US"/>
        </w:rPr>
        <w:t>s</w:t>
      </w:r>
      <w:r w:rsidR="0024018C">
        <w:rPr>
          <w:lang w:eastAsia="en-US"/>
        </w:rPr>
        <w:t xml:space="preserve"> important because they “</w:t>
      </w:r>
      <w:r w:rsidR="0024018C" w:rsidRPr="005109B5">
        <w:rPr>
          <w:i/>
          <w:lang w:eastAsia="en-US"/>
        </w:rPr>
        <w:t>Dilute any "rigid sense of ownership" that might develop over chunks of code.</w:t>
      </w:r>
      <w:r w:rsidR="0024018C">
        <w:rPr>
          <w:lang w:eastAsia="en-US"/>
        </w:rPr>
        <w:t>”</w:t>
      </w:r>
    </w:p>
    <w:p w14:paraId="13E89C4E" w14:textId="1B945C0E" w:rsidR="005F5727" w:rsidRDefault="005F5727">
      <w:pPr>
        <w:pStyle w:val="BodyText"/>
        <w:rPr>
          <w:lang w:eastAsia="en-US"/>
        </w:rPr>
      </w:pPr>
      <w:r>
        <w:rPr>
          <w:lang w:eastAsia="en-US"/>
        </w:rPr>
        <w:t>In the programmers’ survey, 51 respondents (6%) marked “share code ownership” as their first motivation, 100 (11%) as their second, and (10%) as their third.</w:t>
      </w:r>
    </w:p>
    <w:p w14:paraId="0F64E00E" w14:textId="77777777" w:rsidR="001C07AA" w:rsidRDefault="001C07AA" w:rsidP="005109B5">
      <w:pPr>
        <w:pStyle w:val="Heading2"/>
      </w:pPr>
      <w:r>
        <w:t>Summary</w:t>
      </w:r>
    </w:p>
    <w:p w14:paraId="4C7B60C6" w14:textId="02F27A61" w:rsidR="00E663FB" w:rsidRPr="004D2BC2" w:rsidRDefault="001C07AA" w:rsidP="00E663FB">
      <w:pPr>
        <w:pStyle w:val="BodyText"/>
        <w:rPr>
          <w:lang w:eastAsia="en-US"/>
        </w:rPr>
      </w:pPr>
      <w:r>
        <w:rPr>
          <w:lang w:eastAsia="en-US"/>
        </w:rPr>
        <w:t>In this section</w:t>
      </w:r>
      <w:r w:rsidR="00862DD9">
        <w:rPr>
          <w:lang w:eastAsia="en-US"/>
        </w:rPr>
        <w:t>,</w:t>
      </w:r>
      <w:r>
        <w:rPr>
          <w:lang w:eastAsia="en-US"/>
        </w:rPr>
        <w:t xml:space="preserve"> we analyzed the </w:t>
      </w:r>
      <w:r w:rsidR="00026B26">
        <w:rPr>
          <w:lang w:eastAsia="en-US"/>
        </w:rPr>
        <w:t>motivations</w:t>
      </w:r>
      <w:r w:rsidR="0038513C">
        <w:rPr>
          <w:lang w:eastAsia="en-US"/>
        </w:rPr>
        <w:t xml:space="preserve"> </w:t>
      </w:r>
      <w:r>
        <w:rPr>
          <w:lang w:eastAsia="en-US"/>
        </w:rPr>
        <w:t xml:space="preserve">that developers and managers </w:t>
      </w:r>
      <w:r w:rsidR="0038513C">
        <w:rPr>
          <w:lang w:eastAsia="en-US"/>
        </w:rPr>
        <w:t xml:space="preserve">have for </w:t>
      </w:r>
      <w:r w:rsidR="00026B26">
        <w:rPr>
          <w:lang w:eastAsia="en-US"/>
        </w:rPr>
        <w:t xml:space="preserve">doing </w:t>
      </w:r>
      <w:r>
        <w:rPr>
          <w:lang w:eastAsia="en-US"/>
        </w:rPr>
        <w:t>code review.</w:t>
      </w:r>
      <w:r w:rsidR="00257E97">
        <w:rPr>
          <w:lang w:eastAsia="en-US"/>
        </w:rPr>
        <w:t xml:space="preserve"> </w:t>
      </w:r>
      <w:r w:rsidR="00787372">
        <w:rPr>
          <w:lang w:eastAsia="en-US"/>
        </w:rPr>
        <w:t>We abstracted</w:t>
      </w:r>
      <w:r w:rsidR="00257E97">
        <w:rPr>
          <w:lang w:eastAsia="en-US"/>
        </w:rPr>
        <w:t xml:space="preserve"> the</w:t>
      </w:r>
      <w:r w:rsidR="00026B26">
        <w:rPr>
          <w:lang w:eastAsia="en-US"/>
        </w:rPr>
        <w:t xml:space="preserve">m </w:t>
      </w:r>
      <w:r w:rsidR="00257E97">
        <w:rPr>
          <w:lang w:eastAsia="en-US"/>
        </w:rPr>
        <w:t>into a list</w:t>
      </w:r>
      <w:r w:rsidR="00787372">
        <w:rPr>
          <w:lang w:eastAsia="en-US"/>
        </w:rPr>
        <w:t>, which we finally</w:t>
      </w:r>
      <w:r w:rsidR="00257E97">
        <w:rPr>
          <w:lang w:eastAsia="en-US"/>
        </w:rPr>
        <w:t xml:space="preserve"> included in the programmers’ survey. Figure </w:t>
      </w:r>
      <w:r w:rsidR="00E77902">
        <w:rPr>
          <w:lang w:eastAsia="en-US"/>
        </w:rPr>
        <w:t>3</w:t>
      </w:r>
      <w:r w:rsidR="00257E97">
        <w:rPr>
          <w:lang w:eastAsia="en-US"/>
        </w:rPr>
        <w:t xml:space="preserve"> reports the </w:t>
      </w:r>
      <w:r w:rsidR="008F3B2C">
        <w:rPr>
          <w:lang w:eastAsia="en-US"/>
        </w:rPr>
        <w:t>answers given to t</w:t>
      </w:r>
      <w:r w:rsidR="0087197D">
        <w:rPr>
          <w:lang w:eastAsia="en-US"/>
        </w:rPr>
        <w:t>his question</w:t>
      </w:r>
      <w:r w:rsidR="00E663FB">
        <w:rPr>
          <w:lang w:eastAsia="en-US"/>
        </w:rPr>
        <w:t xml:space="preserve">: The black bar is the number of developers that put that row as their </w:t>
      </w:r>
      <w:r w:rsidR="00E92397">
        <w:rPr>
          <w:lang w:eastAsia="en-US"/>
        </w:rPr>
        <w:t>top</w:t>
      </w:r>
      <w:r w:rsidR="00E663FB">
        <w:rPr>
          <w:lang w:eastAsia="en-US"/>
        </w:rPr>
        <w:t xml:space="preserve"> motivation, the gray bar is the number that put it as the second motivation, </w:t>
      </w:r>
      <w:r w:rsidR="00E663FB" w:rsidRPr="00B20BD8">
        <w:rPr>
          <w:i/>
          <w:lang w:eastAsia="en-US"/>
        </w:rPr>
        <w:t>etc.</w:t>
      </w:r>
      <w:r w:rsidR="00E663FB">
        <w:rPr>
          <w:lang w:eastAsia="en-US"/>
        </w:rPr>
        <w:t xml:space="preserve"> We have ordered the factors by giving </w:t>
      </w:r>
      <w:r w:rsidR="00E663FB">
        <w:rPr>
          <w:lang w:eastAsia="en-US"/>
        </w:rPr>
        <w:lastRenderedPageBreak/>
        <w:t xml:space="preserve">3 points for a first motivation response, 2 points for a second motivation, </w:t>
      </w:r>
      <w:r w:rsidR="00E663FB" w:rsidRPr="00D55506">
        <w:rPr>
          <w:i/>
          <w:lang w:eastAsia="en-US"/>
        </w:rPr>
        <w:t>etc.</w:t>
      </w:r>
      <w:r w:rsidR="00E663FB">
        <w:rPr>
          <w:lang w:eastAsia="en-US"/>
        </w:rPr>
        <w:t xml:space="preserve"> and then sorting by the sum. </w:t>
      </w:r>
    </w:p>
    <w:p w14:paraId="6EC1A589" w14:textId="56F0709B" w:rsidR="008C3431" w:rsidRDefault="00787372">
      <w:pPr>
        <w:pStyle w:val="BodyText"/>
        <w:rPr>
          <w:lang w:eastAsia="en-US"/>
        </w:rPr>
      </w:pPr>
      <w:r>
        <w:rPr>
          <w:lang w:eastAsia="en-US"/>
        </w:rPr>
        <w:t xml:space="preserve"> We </w:t>
      </w:r>
      <w:r w:rsidR="00A73E41">
        <w:rPr>
          <w:lang w:eastAsia="en-US"/>
        </w:rPr>
        <w:t>discussed</w:t>
      </w:r>
      <w:r>
        <w:rPr>
          <w:lang w:eastAsia="en-US"/>
        </w:rPr>
        <w:t xml:space="preserve"> the five most prominent motivations, which show that “finding defects” </w:t>
      </w:r>
      <w:r w:rsidR="004E5276">
        <w:rPr>
          <w:lang w:eastAsia="en-US"/>
        </w:rPr>
        <w:t xml:space="preserve">is </w:t>
      </w:r>
      <w:r>
        <w:rPr>
          <w:lang w:eastAsia="en-US"/>
        </w:rPr>
        <w:t xml:space="preserve">the top motivation, although </w:t>
      </w:r>
      <w:r w:rsidR="00DB7DB0">
        <w:rPr>
          <w:lang w:eastAsia="en-US"/>
        </w:rPr>
        <w:t xml:space="preserve">participants believe that code review brings </w:t>
      </w:r>
      <w:r>
        <w:rPr>
          <w:lang w:eastAsia="en-US"/>
        </w:rPr>
        <w:t>other benefits. The first two motivations were already popular in research and their effectiveness have been evaluated in the context of code inspections</w:t>
      </w:r>
      <w:r w:rsidR="00C307F0">
        <w:rPr>
          <w:lang w:eastAsia="en-US"/>
        </w:rPr>
        <w:t>; on the contrary, the other motivations are still unexplored</w:t>
      </w:r>
      <w:r w:rsidR="001C3AF6">
        <w:rPr>
          <w:lang w:eastAsia="en-US"/>
        </w:rPr>
        <w:t>, especially</w:t>
      </w:r>
      <w:r w:rsidR="00D531E3">
        <w:rPr>
          <w:lang w:eastAsia="en-US"/>
        </w:rPr>
        <w:t xml:space="preserve"> those regarding more “social” benefits on the team, such as shared code ownership.</w:t>
      </w:r>
    </w:p>
    <w:p w14:paraId="1E00DC7F" w14:textId="45C8FBA3" w:rsidR="00293565" w:rsidRPr="004D2BC2" w:rsidRDefault="00293565">
      <w:pPr>
        <w:pStyle w:val="BodyText"/>
        <w:rPr>
          <w:lang w:eastAsia="en-US"/>
        </w:rPr>
      </w:pPr>
      <w:r>
        <w:rPr>
          <w:lang w:eastAsia="en-US"/>
        </w:rPr>
        <w:t xml:space="preserve">Although motivations are well defined, </w:t>
      </w:r>
      <w:r w:rsidR="00BE5D26">
        <w:rPr>
          <w:lang w:eastAsia="en-US"/>
        </w:rPr>
        <w:t>we still have to verify</w:t>
      </w:r>
      <w:r>
        <w:rPr>
          <w:lang w:eastAsia="en-US"/>
        </w:rPr>
        <w:t xml:space="preserve"> whether they </w:t>
      </w:r>
      <w:r w:rsidR="00BE5D26">
        <w:rPr>
          <w:lang w:eastAsia="en-US"/>
        </w:rPr>
        <w:t xml:space="preserve">actually </w:t>
      </w:r>
      <w:r>
        <w:rPr>
          <w:lang w:eastAsia="en-US"/>
        </w:rPr>
        <w:t>translate into real outcome</w:t>
      </w:r>
      <w:r w:rsidR="00BE5D26">
        <w:rPr>
          <w:lang w:eastAsia="en-US"/>
        </w:rPr>
        <w:t>s</w:t>
      </w:r>
      <w:r>
        <w:rPr>
          <w:lang w:eastAsia="en-US"/>
        </w:rPr>
        <w:t xml:space="preserve"> of </w:t>
      </w:r>
      <w:r w:rsidR="001577EC">
        <w:rPr>
          <w:lang w:eastAsia="en-US"/>
        </w:rPr>
        <w:t xml:space="preserve">a modern </w:t>
      </w:r>
      <w:r>
        <w:rPr>
          <w:lang w:eastAsia="en-US"/>
        </w:rPr>
        <w:t xml:space="preserve">code review process. </w:t>
      </w:r>
    </w:p>
    <w:p w14:paraId="386D6C81" w14:textId="6608E7D5" w:rsidR="003E6245" w:rsidRDefault="00354C78" w:rsidP="003E6245">
      <w:pPr>
        <w:pStyle w:val="Heading1"/>
      </w:pPr>
      <w:r>
        <w:t xml:space="preserve">The </w:t>
      </w:r>
      <w:r w:rsidR="004B3C66">
        <w:t>Outcome</w:t>
      </w:r>
      <w:r w:rsidR="00FE370B">
        <w:t>s</w:t>
      </w:r>
      <w:r w:rsidR="004B3C66">
        <w:t xml:space="preserve"> of Code Reviews</w:t>
      </w:r>
    </w:p>
    <w:p w14:paraId="2C63E369" w14:textId="48D2ACF9" w:rsidR="001046CF" w:rsidRDefault="00981EA7">
      <w:pPr>
        <w:pStyle w:val="BodyText"/>
        <w:rPr>
          <w:lang w:eastAsia="en-US"/>
        </w:rPr>
      </w:pPr>
      <w:r>
        <w:rPr>
          <w:lang w:eastAsia="en-US"/>
        </w:rPr>
        <w:t>Our second research question seeks to understand what the actual outcome</w:t>
      </w:r>
      <w:r w:rsidR="003A1C7B">
        <w:rPr>
          <w:lang w:eastAsia="en-US"/>
        </w:rPr>
        <w:t>s</w:t>
      </w:r>
      <w:r>
        <w:rPr>
          <w:lang w:eastAsia="en-US"/>
        </w:rPr>
        <w:t xml:space="preserve"> of code reviews </w:t>
      </w:r>
      <w:r w:rsidR="003A1C7B">
        <w:rPr>
          <w:lang w:eastAsia="en-US"/>
        </w:rPr>
        <w:t>are</w:t>
      </w:r>
      <w:r>
        <w:rPr>
          <w:lang w:eastAsia="en-US"/>
        </w:rPr>
        <w:t>, and whet</w:t>
      </w:r>
      <w:r w:rsidR="00991363">
        <w:rPr>
          <w:lang w:eastAsia="en-US"/>
        </w:rPr>
        <w:t>her they match</w:t>
      </w:r>
      <w:r>
        <w:rPr>
          <w:lang w:eastAsia="en-US"/>
        </w:rPr>
        <w:t xml:space="preserve"> the motivations and expectations outlined in the previous section.</w:t>
      </w:r>
      <w:r w:rsidR="00F05F77">
        <w:rPr>
          <w:lang w:eastAsia="en-US"/>
        </w:rPr>
        <w:t xml:space="preserve"> To that end, </w:t>
      </w:r>
      <w:r w:rsidR="00C76C72">
        <w:rPr>
          <w:lang w:eastAsia="en-US"/>
        </w:rPr>
        <w:t xml:space="preserve">we conducted </w:t>
      </w:r>
      <w:r w:rsidR="00C76C72">
        <w:rPr>
          <w:i/>
          <w:lang w:eastAsia="en-US"/>
        </w:rPr>
        <w:t>indirect</w:t>
      </w:r>
      <w:r w:rsidR="00C76C72" w:rsidRPr="004574C1">
        <w:rPr>
          <w:i/>
          <w:lang w:eastAsia="en-US"/>
        </w:rPr>
        <w:t xml:space="preserve"> field research</w:t>
      </w:r>
      <w:sdt>
        <w:sdtPr>
          <w:rPr>
            <w:lang w:eastAsia="en-US"/>
          </w:rPr>
          <w:id w:val="-224150493"/>
          <w:citation/>
        </w:sdtPr>
        <w:sdtEndPr/>
        <w:sdtContent>
          <w:r w:rsidR="003B5091">
            <w:rPr>
              <w:lang w:eastAsia="en-US"/>
            </w:rPr>
            <w:fldChar w:fldCharType="begin"/>
          </w:r>
          <w:r w:rsidR="00FB03C7">
            <w:rPr>
              <w:lang w:eastAsia="en-US"/>
            </w:rPr>
            <w:instrText xml:space="preserve">CITATION Lethbridge05studyingsoftware \l 1033 </w:instrText>
          </w:r>
          <w:r w:rsidR="003B5091">
            <w:rPr>
              <w:lang w:eastAsia="en-US"/>
            </w:rPr>
            <w:fldChar w:fldCharType="separate"/>
          </w:r>
          <w:r w:rsidR="00D1755B">
            <w:rPr>
              <w:noProof/>
              <w:lang w:eastAsia="en-US"/>
            </w:rPr>
            <w:t xml:space="preserve"> (Lethbridge, Sim and Singer 2005)</w:t>
          </w:r>
          <w:r w:rsidR="003B5091">
            <w:rPr>
              <w:lang w:eastAsia="en-US"/>
            </w:rPr>
            <w:fldChar w:fldCharType="end"/>
          </w:r>
        </w:sdtContent>
      </w:sdt>
      <w:r w:rsidR="00C76C72">
        <w:rPr>
          <w:lang w:eastAsia="en-US"/>
        </w:rPr>
        <w:t xml:space="preserve"> by analyzing</w:t>
      </w:r>
      <w:r w:rsidR="00E458C4">
        <w:rPr>
          <w:lang w:eastAsia="en-US"/>
        </w:rPr>
        <w:t xml:space="preserve"> the content of</w:t>
      </w:r>
      <w:r w:rsidR="00C76C72">
        <w:rPr>
          <w:lang w:eastAsia="en-US"/>
        </w:rPr>
        <w:t xml:space="preserve"> 200 threads</w:t>
      </w:r>
      <w:r w:rsidR="00E458C4">
        <w:rPr>
          <w:lang w:eastAsia="en-US"/>
        </w:rPr>
        <w:t xml:space="preserve"> (corresponding to 570 comments)</w:t>
      </w:r>
      <w:r w:rsidR="00C76C72">
        <w:rPr>
          <w:lang w:eastAsia="en-US"/>
        </w:rPr>
        <w:t xml:space="preserve"> recorded by C</w:t>
      </w:r>
      <w:r w:rsidR="00B66747">
        <w:rPr>
          <w:lang w:eastAsia="en-US"/>
        </w:rPr>
        <w:t>ode</w:t>
      </w:r>
      <w:r w:rsidR="00C76C72">
        <w:rPr>
          <w:lang w:eastAsia="en-US"/>
        </w:rPr>
        <w:t>F</w:t>
      </w:r>
      <w:r w:rsidR="00B66747">
        <w:rPr>
          <w:lang w:eastAsia="en-US"/>
        </w:rPr>
        <w:t>low</w:t>
      </w:r>
      <w:r w:rsidR="00C76C72">
        <w:rPr>
          <w:lang w:eastAsia="en-US"/>
        </w:rPr>
        <w:t>.</w:t>
      </w:r>
      <w:r w:rsidR="00A956D8">
        <w:rPr>
          <w:lang w:eastAsia="en-US"/>
        </w:rPr>
        <w:t xml:space="preserve"> </w:t>
      </w:r>
      <w:r w:rsidR="00CC250E">
        <w:rPr>
          <w:lang w:eastAsia="en-US"/>
        </w:rPr>
        <w:t xml:space="preserve">Figure </w:t>
      </w:r>
      <w:r w:rsidR="00E77902">
        <w:rPr>
          <w:lang w:eastAsia="en-US"/>
        </w:rPr>
        <w:t>4</w:t>
      </w:r>
      <w:r w:rsidR="00CC250E">
        <w:rPr>
          <w:lang w:eastAsia="en-US"/>
        </w:rPr>
        <w:t xml:space="preserve"> </w:t>
      </w:r>
      <w:r w:rsidR="00774616">
        <w:rPr>
          <w:lang w:eastAsia="en-US"/>
        </w:rPr>
        <w:t xml:space="preserve">shows the categories of comments found through the card </w:t>
      </w:r>
      <w:r w:rsidR="00A956D8">
        <w:rPr>
          <w:lang w:eastAsia="en-US"/>
        </w:rPr>
        <w:t>sort</w:t>
      </w:r>
      <w:r w:rsidR="00110F7C">
        <w:rPr>
          <w:lang w:eastAsia="en-US"/>
        </w:rPr>
        <w:t xml:space="preserve">. </w:t>
      </w:r>
    </w:p>
    <w:p w14:paraId="3AFB5173" w14:textId="6D814356" w:rsidR="001046CF" w:rsidRDefault="001046CF" w:rsidP="003E6245">
      <w:pPr>
        <w:pStyle w:val="BodyText"/>
        <w:rPr>
          <w:lang w:eastAsia="en-US"/>
        </w:rPr>
      </w:pPr>
      <w:r w:rsidRPr="00B20BD8">
        <w:rPr>
          <w:b/>
          <w:lang w:eastAsia="en-US"/>
        </w:rPr>
        <w:t xml:space="preserve">Code </w:t>
      </w:r>
      <w:r w:rsidR="00C82015" w:rsidRPr="000722E8">
        <w:rPr>
          <w:b/>
          <w:lang w:eastAsia="en-US"/>
        </w:rPr>
        <w:t>Improvement</w:t>
      </w:r>
      <w:r w:rsidR="000722E8">
        <w:rPr>
          <w:b/>
          <w:lang w:eastAsia="en-US"/>
        </w:rPr>
        <w:t>s</w:t>
      </w:r>
      <w:r w:rsidRPr="00B20BD8">
        <w:rPr>
          <w:b/>
          <w:lang w:eastAsia="en-US"/>
        </w:rPr>
        <w:t>:</w:t>
      </w:r>
      <w:r w:rsidR="00110F7C">
        <w:rPr>
          <w:lang w:eastAsia="en-US"/>
        </w:rPr>
        <w:t xml:space="preserve"> The most frequent category</w:t>
      </w:r>
      <w:r w:rsidR="00FD4EAF">
        <w:rPr>
          <w:lang w:eastAsia="en-US"/>
        </w:rPr>
        <w:t>, with 165 (29%) comments,</w:t>
      </w:r>
      <w:r w:rsidR="00110F7C">
        <w:rPr>
          <w:lang w:eastAsia="en-US"/>
        </w:rPr>
        <w:t xml:space="preserve"> </w:t>
      </w:r>
      <w:r>
        <w:rPr>
          <w:lang w:eastAsia="en-US"/>
        </w:rPr>
        <w:t xml:space="preserve">is </w:t>
      </w:r>
      <w:r w:rsidR="00CB3E7D">
        <w:rPr>
          <w:lang w:eastAsia="en-US"/>
        </w:rPr>
        <w:t xml:space="preserve">“code </w:t>
      </w:r>
      <w:r w:rsidR="000722E8">
        <w:rPr>
          <w:lang w:eastAsia="en-US"/>
        </w:rPr>
        <w:t>improvements</w:t>
      </w:r>
      <w:r>
        <w:rPr>
          <w:lang w:eastAsia="en-US"/>
        </w:rPr>
        <w:t>.</w:t>
      </w:r>
      <w:r w:rsidR="00CB3E7D">
        <w:rPr>
          <w:lang w:eastAsia="en-US"/>
        </w:rPr>
        <w:t>”</w:t>
      </w:r>
      <w:r w:rsidR="00110F7C">
        <w:rPr>
          <w:lang w:eastAsia="en-US"/>
        </w:rPr>
        <w:t xml:space="preserve"> In detail,</w:t>
      </w:r>
      <w:r w:rsidR="008E4252">
        <w:rPr>
          <w:lang w:eastAsia="en-US"/>
        </w:rPr>
        <w:t xml:space="preserve"> among “code </w:t>
      </w:r>
      <w:r w:rsidR="000722E8">
        <w:rPr>
          <w:lang w:eastAsia="en-US"/>
        </w:rPr>
        <w:t>improvements</w:t>
      </w:r>
      <w:r w:rsidR="008E4252">
        <w:rPr>
          <w:lang w:eastAsia="en-US"/>
        </w:rPr>
        <w:t>” comments we find</w:t>
      </w:r>
      <w:r w:rsidR="00110F7C">
        <w:rPr>
          <w:lang w:eastAsia="en-US"/>
        </w:rPr>
        <w:t xml:space="preserve"> </w:t>
      </w:r>
      <w:r w:rsidR="0062593A">
        <w:rPr>
          <w:lang w:eastAsia="en-US"/>
        </w:rPr>
        <w:t xml:space="preserve">58 on using better code practices, </w:t>
      </w:r>
      <w:r w:rsidR="008E4252">
        <w:rPr>
          <w:lang w:eastAsia="en-US"/>
        </w:rPr>
        <w:t>55 on</w:t>
      </w:r>
      <w:r w:rsidR="00110F7C">
        <w:rPr>
          <w:lang w:eastAsia="en-US"/>
        </w:rPr>
        <w:t xml:space="preserve"> removin</w:t>
      </w:r>
      <w:r w:rsidR="0062593A">
        <w:rPr>
          <w:lang w:eastAsia="en-US"/>
        </w:rPr>
        <w:t>g not necessary or unused code</w:t>
      </w:r>
      <w:r w:rsidR="00110F7C">
        <w:rPr>
          <w:lang w:eastAsia="en-US"/>
        </w:rPr>
        <w:t xml:space="preserve">, and </w:t>
      </w:r>
      <w:r w:rsidR="00D56CF3">
        <w:rPr>
          <w:lang w:eastAsia="en-US"/>
        </w:rPr>
        <w:t>52</w:t>
      </w:r>
      <w:r w:rsidR="00110F7C">
        <w:rPr>
          <w:lang w:eastAsia="en-US"/>
        </w:rPr>
        <w:t xml:space="preserve"> </w:t>
      </w:r>
      <w:r w:rsidR="00516777">
        <w:rPr>
          <w:lang w:eastAsia="en-US"/>
        </w:rPr>
        <w:t>on</w:t>
      </w:r>
      <w:r w:rsidR="00110F7C">
        <w:rPr>
          <w:lang w:eastAsia="en-US"/>
        </w:rPr>
        <w:t xml:space="preserve"> improving code readability</w:t>
      </w:r>
      <w:r>
        <w:rPr>
          <w:lang w:eastAsia="en-US"/>
        </w:rPr>
        <w:t>.</w:t>
      </w:r>
      <w:r w:rsidR="00110F7C">
        <w:rPr>
          <w:lang w:eastAsia="en-US"/>
        </w:rPr>
        <w:t xml:space="preserve"> </w:t>
      </w:r>
    </w:p>
    <w:p w14:paraId="36210299" w14:textId="42C338D5" w:rsidR="00981EA7" w:rsidRDefault="001046CF" w:rsidP="003E6245">
      <w:pPr>
        <w:pStyle w:val="BodyText"/>
        <w:rPr>
          <w:lang w:eastAsia="en-US"/>
        </w:rPr>
      </w:pPr>
      <w:r w:rsidRPr="00B20BD8">
        <w:rPr>
          <w:b/>
          <w:lang w:eastAsia="en-US"/>
        </w:rPr>
        <w:t>Defect Finding:</w:t>
      </w:r>
      <w:r w:rsidR="00110F7C">
        <w:rPr>
          <w:lang w:eastAsia="en-US"/>
        </w:rPr>
        <w:t xml:space="preserve"> </w:t>
      </w:r>
      <w:r w:rsidR="005F7CB6">
        <w:rPr>
          <w:lang w:eastAsia="en-US"/>
        </w:rPr>
        <w:t>Although “defect finding” is the top motivation and expected outcome of code review for many practitioners, t</w:t>
      </w:r>
      <w:r w:rsidR="00F615BF">
        <w:rPr>
          <w:lang w:eastAsia="en-US"/>
        </w:rPr>
        <w:t>he category “defect”</w:t>
      </w:r>
      <w:r w:rsidR="002C0E8B">
        <w:rPr>
          <w:lang w:eastAsia="en-US"/>
        </w:rPr>
        <w:t xml:space="preserve"> is the </w:t>
      </w:r>
      <w:r w:rsidR="005F7CB6">
        <w:rPr>
          <w:lang w:eastAsia="en-US"/>
        </w:rPr>
        <w:t xml:space="preserve">only the </w:t>
      </w:r>
      <w:r w:rsidR="002C0E8B">
        <w:rPr>
          <w:lang w:eastAsia="en-US"/>
        </w:rPr>
        <w:t>fourth most frequent</w:t>
      </w:r>
      <w:r w:rsidR="005F7CB6">
        <w:rPr>
          <w:lang w:eastAsia="en-US"/>
        </w:rPr>
        <w:t>, out of nine items, with 78</w:t>
      </w:r>
      <w:r w:rsidR="00FD4EAF">
        <w:rPr>
          <w:lang w:eastAsia="en-US"/>
        </w:rPr>
        <w:t xml:space="preserve"> (14%)</w:t>
      </w:r>
      <w:r w:rsidR="005F7CB6">
        <w:rPr>
          <w:lang w:eastAsia="en-US"/>
        </w:rPr>
        <w:t xml:space="preserve"> comments. A</w:t>
      </w:r>
      <w:r w:rsidR="002C0E8B">
        <w:rPr>
          <w:lang w:eastAsia="en-US"/>
        </w:rPr>
        <w:t xml:space="preserve">mong </w:t>
      </w:r>
      <w:r w:rsidR="005F7CB6">
        <w:rPr>
          <w:lang w:eastAsia="en-US"/>
        </w:rPr>
        <w:t>“defect”</w:t>
      </w:r>
      <w:r w:rsidR="002C0E8B">
        <w:rPr>
          <w:lang w:eastAsia="en-US"/>
        </w:rPr>
        <w:t xml:space="preserve"> comments, </w:t>
      </w:r>
      <w:r w:rsidR="00C543D1">
        <w:rPr>
          <w:lang w:eastAsia="en-US"/>
        </w:rPr>
        <w:t>65</w:t>
      </w:r>
      <w:r w:rsidR="002C0E8B">
        <w:rPr>
          <w:lang w:eastAsia="en-US"/>
        </w:rPr>
        <w:t xml:space="preserve"> </w:t>
      </w:r>
      <w:r w:rsidR="00CB3860">
        <w:rPr>
          <w:lang w:eastAsia="en-US"/>
        </w:rPr>
        <w:t>are on</w:t>
      </w:r>
      <w:r w:rsidR="002C0E8B">
        <w:rPr>
          <w:lang w:eastAsia="en-US"/>
        </w:rPr>
        <w:t xml:space="preserve"> logical issues (</w:t>
      </w:r>
      <w:r w:rsidR="002C0E8B">
        <w:rPr>
          <w:i/>
          <w:lang w:eastAsia="en-US"/>
        </w:rPr>
        <w:t>e.g.</w:t>
      </w:r>
      <w:r w:rsidR="002C0E8B">
        <w:rPr>
          <w:lang w:eastAsia="en-US"/>
        </w:rPr>
        <w:t xml:space="preserve">, </w:t>
      </w:r>
      <w:r w:rsidR="00CB3860">
        <w:rPr>
          <w:lang w:eastAsia="en-US"/>
        </w:rPr>
        <w:t xml:space="preserve">a wrong expression in </w:t>
      </w:r>
      <w:proofErr w:type="gramStart"/>
      <w:r w:rsidR="00CB3860">
        <w:rPr>
          <w:lang w:eastAsia="en-US"/>
        </w:rPr>
        <w:t xml:space="preserve">an </w:t>
      </w:r>
      <w:r w:rsidR="00CB3860">
        <w:rPr>
          <w:i/>
          <w:lang w:eastAsia="en-US"/>
        </w:rPr>
        <w:t>if</w:t>
      </w:r>
      <w:proofErr w:type="gramEnd"/>
      <w:r w:rsidR="00CB3860">
        <w:rPr>
          <w:lang w:eastAsia="en-US"/>
        </w:rPr>
        <w:t xml:space="preserve"> clause</w:t>
      </w:r>
      <w:r w:rsidR="002C0E8B">
        <w:rPr>
          <w:lang w:eastAsia="en-US"/>
        </w:rPr>
        <w:t xml:space="preserve">), 6 </w:t>
      </w:r>
      <w:r w:rsidR="00CB3860">
        <w:rPr>
          <w:lang w:eastAsia="en-US"/>
        </w:rPr>
        <w:t xml:space="preserve">on </w:t>
      </w:r>
      <w:r w:rsidR="002C0E8B">
        <w:rPr>
          <w:lang w:eastAsia="en-US"/>
        </w:rPr>
        <w:t>high-level issues</w:t>
      </w:r>
      <w:r>
        <w:rPr>
          <w:lang w:eastAsia="en-US"/>
        </w:rPr>
        <w:t>,</w:t>
      </w:r>
      <w:r w:rsidR="002C0E8B">
        <w:rPr>
          <w:lang w:eastAsia="en-US"/>
        </w:rPr>
        <w:t xml:space="preserve"> </w:t>
      </w:r>
      <w:r w:rsidR="00D13ADB">
        <w:rPr>
          <w:lang w:eastAsia="en-US"/>
        </w:rPr>
        <w:t xml:space="preserve">5 on security, and 3 on </w:t>
      </w:r>
      <w:r w:rsidR="0057666C">
        <w:rPr>
          <w:lang w:eastAsia="en-US"/>
        </w:rPr>
        <w:t xml:space="preserve">wrong </w:t>
      </w:r>
      <w:r w:rsidR="00D13ADB">
        <w:rPr>
          <w:lang w:eastAsia="en-US"/>
        </w:rPr>
        <w:t>exception handling.</w:t>
      </w:r>
    </w:p>
    <w:p w14:paraId="0357B9EF" w14:textId="56681054" w:rsidR="00A136D0" w:rsidRDefault="000722E8" w:rsidP="00A136D0">
      <w:pPr>
        <w:pStyle w:val="BodyText"/>
        <w:rPr>
          <w:lang w:eastAsia="en-US"/>
        </w:rPr>
      </w:pPr>
      <w:r>
        <w:rPr>
          <w:b/>
          <w:lang w:eastAsia="en-US"/>
        </w:rPr>
        <w:t>Knowledge Transfer</w:t>
      </w:r>
      <w:r w:rsidR="00A136D0" w:rsidRPr="00B20BD8">
        <w:rPr>
          <w:b/>
          <w:lang w:eastAsia="en-US"/>
        </w:rPr>
        <w:t>:</w:t>
      </w:r>
      <w:r w:rsidR="00A136D0">
        <w:rPr>
          <w:lang w:eastAsia="en-US"/>
        </w:rPr>
        <w:t xml:space="preserve"> Concerning the other expected outcomes of code review</w:t>
      </w:r>
      <w:r w:rsidR="007807B0">
        <w:rPr>
          <w:lang w:eastAsia="en-US"/>
        </w:rPr>
        <w:t>s</w:t>
      </w:r>
      <w:r w:rsidR="00A136D0">
        <w:rPr>
          <w:lang w:eastAsia="en-US"/>
        </w:rPr>
        <w:t xml:space="preserve">, we did not expect to find evidence about them, because of their more “social”—thus harder to quantify—nature. Nevertheless, we found some (12) comments specifically about “knowledge transfer,” where the reviewers </w:t>
      </w:r>
      <w:r w:rsidR="00A136D0">
        <w:rPr>
          <w:lang w:eastAsia="en-US"/>
        </w:rPr>
        <w:lastRenderedPageBreak/>
        <w:t>were directing the code change author to external resources (</w:t>
      </w:r>
      <w:r w:rsidR="00A136D0">
        <w:rPr>
          <w:i/>
          <w:lang w:eastAsia="en-US"/>
        </w:rPr>
        <w:t>e.g.</w:t>
      </w:r>
      <w:r w:rsidR="00A136D0">
        <w:rPr>
          <w:lang w:eastAsia="en-US"/>
        </w:rPr>
        <w:t>, internal documentation or websites) for learning how to tackle some issues. This provides additional evidence on the importance of this aspect of reviews.</w:t>
      </w:r>
    </w:p>
    <w:p w14:paraId="76D29571" w14:textId="54A82ECD" w:rsidR="00A136D0" w:rsidRDefault="00DF7AF4" w:rsidP="00B20BD8">
      <w:pPr>
        <w:pStyle w:val="Heading2"/>
      </w:pPr>
      <w:r>
        <w:t>F</w:t>
      </w:r>
      <w:r w:rsidR="000616ED">
        <w:t xml:space="preserve">inding defects: </w:t>
      </w:r>
      <w:r w:rsidR="00A136D0">
        <w:t>When expectations do not meet reality</w:t>
      </w:r>
    </w:p>
    <w:p w14:paraId="6A371288" w14:textId="1A27AB8A" w:rsidR="003A4DB9" w:rsidRDefault="002A58C1" w:rsidP="003E6245">
      <w:pPr>
        <w:pStyle w:val="BodyText"/>
        <w:rPr>
          <w:lang w:eastAsia="en-US"/>
        </w:rPr>
      </w:pPr>
      <w:r>
        <w:rPr>
          <w:noProof/>
          <w:lang w:eastAsia="en-US"/>
        </w:rPr>
        <mc:AlternateContent>
          <mc:Choice Requires="wps">
            <w:drawing>
              <wp:anchor distT="0" distB="0" distL="114300" distR="114300" simplePos="0" relativeHeight="251657216" behindDoc="0" locked="0" layoutInCell="1" allowOverlap="1" wp14:anchorId="0C7EA5E7" wp14:editId="3BB0DD78">
                <wp:simplePos x="0" y="0"/>
                <wp:positionH relativeFrom="column">
                  <wp:posOffset>-49530</wp:posOffset>
                </wp:positionH>
                <wp:positionV relativeFrom="margin">
                  <wp:posOffset>-73660</wp:posOffset>
                </wp:positionV>
                <wp:extent cx="3329305" cy="2613660"/>
                <wp:effectExtent l="0" t="0" r="4445" b="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305" cy="2613660"/>
                        </a:xfrm>
                        <a:prstGeom prst="rect">
                          <a:avLst/>
                        </a:prstGeom>
                        <a:solidFill>
                          <a:srgbClr val="FFFFFF"/>
                        </a:solidFill>
                        <a:ln w="9525">
                          <a:noFill/>
                          <a:miter lim="800000"/>
                          <a:headEnd/>
                          <a:tailEnd/>
                        </a:ln>
                      </wps:spPr>
                      <wps:txbx>
                        <w:txbxContent>
                          <w:p w14:paraId="292AD07B" w14:textId="7F3ACBA1" w:rsidR="00611C0D" w:rsidRDefault="00611C0D" w:rsidP="004D2BC2">
                            <w:pPr>
                              <w:pStyle w:val="Caption"/>
                              <w:rPr>
                                <w:sz w:val="20"/>
                                <w:szCs w:val="20"/>
                              </w:rPr>
                            </w:pPr>
                            <w:r>
                              <w:rPr>
                                <w:noProof/>
                                <w:lang w:eastAsia="en-US"/>
                              </w:rPr>
                              <w:drawing>
                                <wp:inline distT="0" distB="0" distL="0" distR="0" wp14:anchorId="0DA2DC3F" wp14:editId="18F9D98B">
                                  <wp:extent cx="3137535" cy="2170005"/>
                                  <wp:effectExtent l="0" t="0" r="5715" b="19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D131766" w14:textId="5463D371" w:rsidR="00611C0D" w:rsidRPr="00696D38" w:rsidRDefault="00611C0D" w:rsidP="004D2BC2">
                            <w:pPr>
                              <w:pStyle w:val="Caption"/>
                            </w:pPr>
                            <w:r w:rsidRPr="004D2BC2">
                              <w:rPr>
                                <w:sz w:val="20"/>
                                <w:szCs w:val="20"/>
                              </w:rPr>
                              <w:t xml:space="preserve">Figure </w:t>
                            </w:r>
                            <w:r>
                              <w:rPr>
                                <w:sz w:val="20"/>
                                <w:szCs w:val="20"/>
                              </w:rPr>
                              <w:t>4</w:t>
                            </w:r>
                            <w:r w:rsidRPr="004D2BC2">
                              <w:rPr>
                                <w:sz w:val="20"/>
                                <w:szCs w:val="20"/>
                              </w:rPr>
                              <w:t xml:space="preserve">. </w:t>
                            </w:r>
                            <w:r>
                              <w:rPr>
                                <w:sz w:val="20"/>
                                <w:szCs w:val="20"/>
                              </w:rPr>
                              <w:t>Frequency of comments by card sort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EA5E7" id="Text Box 3" o:spid="_x0000_s1029" type="#_x0000_t202" style="position:absolute;left:0;text-align:left;margin-left:-3.9pt;margin-top:-5.8pt;width:262.15pt;height:20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b0IwIAACMEAAAOAAAAZHJzL2Uyb0RvYy54bWysU9uO2yAQfa/Uf0C8N3acSzdWnNU221SV&#10;thdptx+AMY5RgaFAYqdf3wFns9H2rSoPiGGGw8yZM+vbQStyFM5LMBWdTnJKhOHQSLOv6I+n3bsb&#10;SnxgpmEKjKjoSXh6u3n7Zt3bUhTQgWqEIwhifNnbinYh2DLLPO+EZn4CVhh0tuA0C2i6fdY41iO6&#10;VlmR58usB9dYB1x4j7f3o5NuEn7bCh6+ta0XgaiKYm4h7S7tddyzzZqVe8dsJ/k5DfYPWWgmDX56&#10;gbpngZGDk39BackdeGjDhIPOoG0lF6kGrGaav6rmsWNWpFqQHG8vNPn/B8u/Hr87IpuKzigxTGOL&#10;nsQQyAcYyCyy01tfYtCjxbAw4DV2OVXq7QPwn54Y2HbM7MWdc9B3gjWY3TS+zK6ejjg+gtT9F2jw&#10;G3YIkICG1ulIHZJBEB27dLp0JqbC8XI2K1azfEEJR1+xnM6Wy9S7jJXPz63z4ZMATeKhog5bn+DZ&#10;8cGHmA4rn0Pibx6UbHZSqWS4fb1VjhwZymSXVqrgVZgypK/oalEsErKB+D4pSMuAMlZSV/Qmj2sU&#10;VqTjo2lSSGBSjWfMRJkzP5GSkZww1MO5ERgfuauhOSFhDkbV4pThoQP3m5IeFVtR/+vAnKBEfTZI&#10;+mo6n0eJJ2O+eF+g4a499bWHGY5QFQ2UjMdtSGMR6TBwh81pZaLtJZNzyqjExOZ5aqLUr+0U9TLb&#10;mz8AAAD//wMAUEsDBBQABgAIAAAAIQCFWgeL3wAAAAoBAAAPAAAAZHJzL2Rvd25yZXYueG1sTI/N&#10;TsMwEITvSLyDtUhcUGsHNQmEOBUggbj25wE28TaJiO0odpv07VlOcFqNdjTzTbld7CAuNIXeOw3J&#10;WoEg13jTu1bD8fCxegIRIjqDg3ek4UoBttXtTYmF8bPb0WUfW8EhLhSooYtxLKQMTUcWw9qP5Ph3&#10;8pPFyHJqpZlw5nA7yEelMmmxd9zQ4UjvHTXf+7PVcPqaH9Lnuf6Mx3y3yd6wz2t/1fr+bnl9ARFp&#10;iX9m+MVndKiYqfZnZ4IYNKxyJo98kyQDwYY0yVIQtYaNUgpkVcr/E6ofAAAA//8DAFBLAQItABQA&#10;BgAIAAAAIQC2gziS/gAAAOEBAAATAAAAAAAAAAAAAAAAAAAAAABbQ29udGVudF9UeXBlc10ueG1s&#10;UEsBAi0AFAAGAAgAAAAhADj9If/WAAAAlAEAAAsAAAAAAAAAAAAAAAAALwEAAF9yZWxzLy5yZWxz&#10;UEsBAi0AFAAGAAgAAAAhACDRBvQjAgAAIwQAAA4AAAAAAAAAAAAAAAAALgIAAGRycy9lMm9Eb2Mu&#10;eG1sUEsBAi0AFAAGAAgAAAAhAIVaB4vfAAAACgEAAA8AAAAAAAAAAAAAAAAAfQQAAGRycy9kb3du&#10;cmV2LnhtbFBLBQYAAAAABAAEAPMAAACJBQAAAAA=&#10;" stroked="f">
                <v:textbox>
                  <w:txbxContent>
                    <w:p w14:paraId="292AD07B" w14:textId="7F3ACBA1" w:rsidR="00611C0D" w:rsidRDefault="00611C0D" w:rsidP="004D2BC2">
                      <w:pPr>
                        <w:pStyle w:val="Caption"/>
                        <w:rPr>
                          <w:sz w:val="20"/>
                          <w:szCs w:val="20"/>
                        </w:rPr>
                      </w:pPr>
                      <w:r>
                        <w:rPr>
                          <w:noProof/>
                          <w:lang w:eastAsia="en-US"/>
                        </w:rPr>
                        <w:drawing>
                          <wp:inline distT="0" distB="0" distL="0" distR="0" wp14:anchorId="0DA2DC3F" wp14:editId="18F9D98B">
                            <wp:extent cx="3137535" cy="2170005"/>
                            <wp:effectExtent l="0" t="0" r="5715" b="19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D131766" w14:textId="5463D371" w:rsidR="00611C0D" w:rsidRPr="00696D38" w:rsidRDefault="00611C0D" w:rsidP="004D2BC2">
                      <w:pPr>
                        <w:pStyle w:val="Caption"/>
                      </w:pPr>
                      <w:r w:rsidRPr="004D2BC2">
                        <w:rPr>
                          <w:sz w:val="20"/>
                          <w:szCs w:val="20"/>
                        </w:rPr>
                        <w:t xml:space="preserve">Figure </w:t>
                      </w:r>
                      <w:r>
                        <w:rPr>
                          <w:sz w:val="20"/>
                          <w:szCs w:val="20"/>
                        </w:rPr>
                        <w:t>4</w:t>
                      </w:r>
                      <w:r w:rsidRPr="004D2BC2">
                        <w:rPr>
                          <w:sz w:val="20"/>
                          <w:szCs w:val="20"/>
                        </w:rPr>
                        <w:t xml:space="preserve">. </w:t>
                      </w:r>
                      <w:r>
                        <w:rPr>
                          <w:sz w:val="20"/>
                          <w:szCs w:val="20"/>
                        </w:rPr>
                        <w:t>Frequency of comments by card sort category.</w:t>
                      </w:r>
                    </w:p>
                  </w:txbxContent>
                </v:textbox>
                <w10:wrap type="topAndBottom" anchory="margin"/>
              </v:shape>
            </w:pict>
          </mc:Fallback>
        </mc:AlternateContent>
      </w:r>
      <w:r w:rsidR="000C1281">
        <w:rPr>
          <w:lang w:eastAsia="en-US"/>
        </w:rPr>
        <w:t>Why do we see t</w:t>
      </w:r>
      <w:r w:rsidR="00B613B9">
        <w:rPr>
          <w:lang w:eastAsia="en-US"/>
        </w:rPr>
        <w:t>his significant</w:t>
      </w:r>
      <w:r w:rsidR="00FD4EAF">
        <w:rPr>
          <w:lang w:eastAsia="en-US"/>
        </w:rPr>
        <w:t xml:space="preserve"> gap in frequency between “code </w:t>
      </w:r>
      <w:r w:rsidR="00E81F73">
        <w:rPr>
          <w:lang w:eastAsia="en-US"/>
        </w:rPr>
        <w:t>improvements</w:t>
      </w:r>
      <w:r w:rsidR="00FD4EAF">
        <w:rPr>
          <w:lang w:eastAsia="en-US"/>
        </w:rPr>
        <w:t>” and “defects”</w:t>
      </w:r>
      <w:r w:rsidR="005936E3">
        <w:rPr>
          <w:lang w:eastAsia="en-US"/>
        </w:rPr>
        <w:t xml:space="preserve"> </w:t>
      </w:r>
      <w:r w:rsidR="00B613B9">
        <w:rPr>
          <w:lang w:eastAsia="en-US"/>
        </w:rPr>
        <w:t>comments</w:t>
      </w:r>
      <w:r w:rsidR="000C1281">
        <w:rPr>
          <w:lang w:eastAsia="en-US"/>
        </w:rPr>
        <w:t>?</w:t>
      </w:r>
      <w:r w:rsidR="00B613B9">
        <w:rPr>
          <w:lang w:eastAsia="en-US"/>
        </w:rPr>
        <w:t xml:space="preserve"> </w:t>
      </w:r>
      <w:r w:rsidR="0070155A">
        <w:rPr>
          <w:lang w:eastAsia="en-US"/>
        </w:rPr>
        <w:t xml:space="preserve">Possible reasons may be </w:t>
      </w:r>
      <w:r w:rsidR="000C1281">
        <w:rPr>
          <w:lang w:eastAsia="en-US"/>
        </w:rPr>
        <w:t>that</w:t>
      </w:r>
      <w:r w:rsidR="0070155A">
        <w:rPr>
          <w:lang w:eastAsia="en-US"/>
        </w:rPr>
        <w:t xml:space="preserve"> </w:t>
      </w:r>
      <w:r w:rsidR="000C1281">
        <w:rPr>
          <w:lang w:eastAsia="en-US"/>
        </w:rPr>
        <w:t>o</w:t>
      </w:r>
      <w:r w:rsidR="005936E3">
        <w:rPr>
          <w:lang w:eastAsia="en-US"/>
        </w:rPr>
        <w:t xml:space="preserve">ur sample of 570 comments </w:t>
      </w:r>
      <w:r w:rsidR="0070155A">
        <w:rPr>
          <w:lang w:eastAsia="en-US"/>
        </w:rPr>
        <w:t>is</w:t>
      </w:r>
      <w:r w:rsidR="005936E3">
        <w:rPr>
          <w:lang w:eastAsia="en-US"/>
        </w:rPr>
        <w:t xml:space="preserve"> too small</w:t>
      </w:r>
      <w:r w:rsidR="00550C5B">
        <w:rPr>
          <w:lang w:eastAsia="en-US"/>
        </w:rPr>
        <w:t xml:space="preserve"> to represent</w:t>
      </w:r>
      <w:r w:rsidR="00230812">
        <w:rPr>
          <w:lang w:eastAsia="en-US"/>
        </w:rPr>
        <w:t xml:space="preserve"> the population,</w:t>
      </w:r>
      <w:r w:rsidR="005936E3">
        <w:rPr>
          <w:lang w:eastAsia="en-US"/>
        </w:rPr>
        <w:t xml:space="preserve"> </w:t>
      </w:r>
      <w:r w:rsidR="000C1281">
        <w:rPr>
          <w:lang w:eastAsia="en-US"/>
        </w:rPr>
        <w:t xml:space="preserve">that </w:t>
      </w:r>
      <w:r w:rsidR="00550C5B">
        <w:rPr>
          <w:lang w:eastAsia="en-US"/>
        </w:rPr>
        <w:t xml:space="preserve">the submitted changes might require </w:t>
      </w:r>
      <w:r w:rsidR="005936E3">
        <w:rPr>
          <w:lang w:eastAsia="en-US"/>
        </w:rPr>
        <w:t>less</w:t>
      </w:r>
      <w:r w:rsidR="00230812">
        <w:rPr>
          <w:lang w:eastAsia="en-US"/>
        </w:rPr>
        <w:t xml:space="preserve"> need fixing</w:t>
      </w:r>
      <w:r w:rsidR="005936E3">
        <w:rPr>
          <w:lang w:eastAsia="en-US"/>
        </w:rPr>
        <w:t xml:space="preserve"> </w:t>
      </w:r>
      <w:r w:rsidR="00550C5B">
        <w:rPr>
          <w:lang w:eastAsia="en-US"/>
        </w:rPr>
        <w:t xml:space="preserve">of </w:t>
      </w:r>
      <w:r w:rsidR="005936E3">
        <w:rPr>
          <w:lang w:eastAsia="en-US"/>
        </w:rPr>
        <w:t>“real” defects tha</w:t>
      </w:r>
      <w:r w:rsidR="00230812">
        <w:rPr>
          <w:lang w:eastAsia="en-US"/>
        </w:rPr>
        <w:t>n</w:t>
      </w:r>
      <w:r w:rsidR="00550C5B">
        <w:rPr>
          <w:lang w:eastAsia="en-US"/>
        </w:rPr>
        <w:t xml:space="preserve"> of</w:t>
      </w:r>
      <w:r w:rsidR="00230812">
        <w:rPr>
          <w:lang w:eastAsia="en-US"/>
        </w:rPr>
        <w:t xml:space="preserve"> </w:t>
      </w:r>
      <w:r w:rsidR="00550C5B">
        <w:rPr>
          <w:lang w:eastAsia="en-US"/>
        </w:rPr>
        <w:t>small code improvements</w:t>
      </w:r>
      <w:r w:rsidR="005936E3">
        <w:rPr>
          <w:lang w:eastAsia="en-US"/>
        </w:rPr>
        <w:t xml:space="preserve">, or </w:t>
      </w:r>
      <w:r w:rsidR="000C1281">
        <w:rPr>
          <w:lang w:eastAsia="en-US"/>
        </w:rPr>
        <w:t>that</w:t>
      </w:r>
      <w:r w:rsidR="005936E3">
        <w:rPr>
          <w:lang w:eastAsia="en-US"/>
        </w:rPr>
        <w:t xml:space="preserve"> </w:t>
      </w:r>
      <w:r w:rsidR="005F37C1">
        <w:rPr>
          <w:lang w:eastAsia="en-US"/>
        </w:rPr>
        <w:t xml:space="preserve">programmers could consider “code </w:t>
      </w:r>
      <w:r w:rsidR="00E81F73">
        <w:rPr>
          <w:lang w:eastAsia="en-US"/>
        </w:rPr>
        <w:t>improv</w:t>
      </w:r>
      <w:r w:rsidR="00D55326">
        <w:rPr>
          <w:lang w:eastAsia="en-US"/>
        </w:rPr>
        <w:t>e</w:t>
      </w:r>
      <w:r w:rsidR="00E81F73">
        <w:rPr>
          <w:lang w:eastAsia="en-US"/>
        </w:rPr>
        <w:t>ment</w:t>
      </w:r>
      <w:r w:rsidR="001E587E">
        <w:rPr>
          <w:lang w:eastAsia="en-US"/>
        </w:rPr>
        <w:t>s”</w:t>
      </w:r>
      <w:r w:rsidR="005F37C1">
        <w:rPr>
          <w:lang w:eastAsia="en-US"/>
        </w:rPr>
        <w:t xml:space="preserve"> as actual defects</w:t>
      </w:r>
      <w:r w:rsidR="005936E3">
        <w:rPr>
          <w:lang w:eastAsia="en-US"/>
        </w:rPr>
        <w:t>.</w:t>
      </w:r>
      <w:r w:rsidR="00B613B9">
        <w:rPr>
          <w:lang w:eastAsia="en-US"/>
        </w:rPr>
        <w:t xml:space="preserve"> </w:t>
      </w:r>
      <w:r w:rsidR="001703E1">
        <w:rPr>
          <w:lang w:eastAsia="en-US"/>
        </w:rPr>
        <w:t>However, b</w:t>
      </w:r>
      <w:r w:rsidR="00B613B9">
        <w:rPr>
          <w:lang w:eastAsia="en-US"/>
        </w:rPr>
        <w:t>y triangulating th</w:t>
      </w:r>
      <w:r w:rsidR="0070155A">
        <w:rPr>
          <w:lang w:eastAsia="en-US"/>
        </w:rPr>
        <w:t>ese</w:t>
      </w:r>
      <w:r w:rsidR="004917F4">
        <w:rPr>
          <w:lang w:eastAsia="en-US"/>
        </w:rPr>
        <w:t xml:space="preserve"> </w:t>
      </w:r>
      <w:r w:rsidR="006C7095">
        <w:rPr>
          <w:lang w:eastAsia="en-US"/>
        </w:rPr>
        <w:t>numbers</w:t>
      </w:r>
      <w:r w:rsidR="00B613B9">
        <w:rPr>
          <w:lang w:eastAsia="en-US"/>
        </w:rPr>
        <w:t xml:space="preserve"> with the </w:t>
      </w:r>
      <w:r w:rsidR="00510C35">
        <w:rPr>
          <w:lang w:eastAsia="en-US"/>
        </w:rPr>
        <w:t>interview discussions</w:t>
      </w:r>
      <w:r w:rsidR="00E138BA">
        <w:rPr>
          <w:lang w:eastAsia="en-US"/>
        </w:rPr>
        <w:t>,</w:t>
      </w:r>
      <w:r w:rsidR="00B613B9">
        <w:rPr>
          <w:lang w:eastAsia="en-US"/>
        </w:rPr>
        <w:t xml:space="preserve"> </w:t>
      </w:r>
      <w:r w:rsidR="00510C35">
        <w:rPr>
          <w:lang w:eastAsia="en-US"/>
        </w:rPr>
        <w:t>the survey answers</w:t>
      </w:r>
      <w:r w:rsidR="00B613B9">
        <w:rPr>
          <w:lang w:eastAsia="en-US"/>
        </w:rPr>
        <w:t>,</w:t>
      </w:r>
      <w:r w:rsidR="00E138BA">
        <w:rPr>
          <w:lang w:eastAsia="en-US"/>
        </w:rPr>
        <w:t xml:space="preserve"> and the other categories of comments,</w:t>
      </w:r>
      <w:r w:rsidR="00B613B9">
        <w:rPr>
          <w:lang w:eastAsia="en-US"/>
        </w:rPr>
        <w:t xml:space="preserve"> </w:t>
      </w:r>
      <w:r w:rsidR="00456E94">
        <w:rPr>
          <w:lang w:eastAsia="en-US"/>
        </w:rPr>
        <w:t xml:space="preserve">another reason seems to </w:t>
      </w:r>
      <w:r w:rsidR="00E138BA">
        <w:rPr>
          <w:lang w:eastAsia="en-US"/>
        </w:rPr>
        <w:t xml:space="preserve">justify this </w:t>
      </w:r>
      <w:r w:rsidR="004917F4">
        <w:rPr>
          <w:lang w:eastAsia="en-US"/>
        </w:rPr>
        <w:t>situation</w:t>
      </w:r>
      <w:r w:rsidR="00E35F51">
        <w:rPr>
          <w:lang w:eastAsia="en-US"/>
        </w:rPr>
        <w:t>.</w:t>
      </w:r>
      <w:r w:rsidR="00EC36C6">
        <w:rPr>
          <w:lang w:eastAsia="en-US"/>
        </w:rPr>
        <w:t xml:space="preserve"> </w:t>
      </w:r>
      <w:r w:rsidR="0043652C">
        <w:rPr>
          <w:lang w:eastAsia="en-US"/>
        </w:rPr>
        <w:t>First, w</w:t>
      </w:r>
      <w:r w:rsidR="00615B81">
        <w:rPr>
          <w:lang w:eastAsia="en-US"/>
        </w:rPr>
        <w:t xml:space="preserve">e start by </w:t>
      </w:r>
      <w:r w:rsidR="0070155A">
        <w:rPr>
          <w:lang w:eastAsia="en-US"/>
        </w:rPr>
        <w:t>noting</w:t>
      </w:r>
      <w:r w:rsidR="00615B81">
        <w:rPr>
          <w:lang w:eastAsia="en-US"/>
        </w:rPr>
        <w:t xml:space="preserve"> that most of the comments on </w:t>
      </w:r>
      <w:r w:rsidR="00C165F6">
        <w:rPr>
          <w:lang w:eastAsia="en-US"/>
        </w:rPr>
        <w:t>“</w:t>
      </w:r>
      <w:r w:rsidR="00615B81">
        <w:rPr>
          <w:lang w:eastAsia="en-US"/>
        </w:rPr>
        <w:t>defects</w:t>
      </w:r>
      <w:r w:rsidR="00C165F6">
        <w:rPr>
          <w:lang w:eastAsia="en-US"/>
        </w:rPr>
        <w:t>”</w:t>
      </w:r>
      <w:r w:rsidR="00615B81">
        <w:rPr>
          <w:lang w:eastAsia="en-US"/>
        </w:rPr>
        <w:t xml:space="preserve"> regard </w:t>
      </w:r>
      <w:r w:rsidR="00012130" w:rsidRPr="005109B5">
        <w:rPr>
          <w:i/>
          <w:lang w:eastAsia="en-US"/>
        </w:rPr>
        <w:t>uncomplicated</w:t>
      </w:r>
      <w:r w:rsidR="00012130">
        <w:rPr>
          <w:lang w:eastAsia="en-US"/>
        </w:rPr>
        <w:t xml:space="preserve"> logical errors, </w:t>
      </w:r>
      <w:r w:rsidR="00012130">
        <w:rPr>
          <w:i/>
          <w:lang w:eastAsia="en-US"/>
        </w:rPr>
        <w:t>e.g.</w:t>
      </w:r>
      <w:r w:rsidR="00012130">
        <w:rPr>
          <w:lang w:eastAsia="en-US"/>
        </w:rPr>
        <w:t xml:space="preserve">, corner cases, </w:t>
      </w:r>
      <w:r w:rsidR="00D8775F">
        <w:rPr>
          <w:lang w:eastAsia="en-US"/>
        </w:rPr>
        <w:t>common configuration values</w:t>
      </w:r>
      <w:r w:rsidR="00012130">
        <w:rPr>
          <w:lang w:eastAsia="en-US"/>
        </w:rPr>
        <w:t xml:space="preserve">, or </w:t>
      </w:r>
      <w:r w:rsidR="00C165F6">
        <w:rPr>
          <w:lang w:eastAsia="en-US"/>
        </w:rPr>
        <w:t>operator precedence</w:t>
      </w:r>
      <w:r w:rsidR="00012130">
        <w:rPr>
          <w:lang w:eastAsia="en-US"/>
        </w:rPr>
        <w:t>.</w:t>
      </w:r>
      <w:r w:rsidR="00B82941">
        <w:rPr>
          <w:lang w:eastAsia="en-US"/>
        </w:rPr>
        <w:t xml:space="preserve"> Then, </w:t>
      </w:r>
      <w:r w:rsidR="00A42EBB">
        <w:rPr>
          <w:lang w:eastAsia="en-US"/>
        </w:rPr>
        <w:t xml:space="preserve">from interview data, </w:t>
      </w:r>
      <w:r w:rsidR="00B82941">
        <w:rPr>
          <w:lang w:eastAsia="en-US"/>
        </w:rPr>
        <w:t xml:space="preserve">we </w:t>
      </w:r>
      <w:r w:rsidR="001624CD">
        <w:rPr>
          <w:lang w:eastAsia="en-US"/>
        </w:rPr>
        <w:t>see</w:t>
      </w:r>
      <w:r w:rsidR="00B82941">
        <w:rPr>
          <w:lang w:eastAsia="en-US"/>
        </w:rPr>
        <w:t xml:space="preserve"> that</w:t>
      </w:r>
      <w:r w:rsidR="00292268">
        <w:rPr>
          <w:lang w:eastAsia="en-US"/>
        </w:rPr>
        <w:t>: (1)</w:t>
      </w:r>
      <w:r w:rsidR="00B82941">
        <w:rPr>
          <w:lang w:eastAsia="en-US"/>
        </w:rPr>
        <w:t xml:space="preserve"> </w:t>
      </w:r>
      <w:r w:rsidR="00A42EBB">
        <w:rPr>
          <w:lang w:eastAsia="en-US"/>
        </w:rPr>
        <w:t>most</w:t>
      </w:r>
      <w:r w:rsidR="00D86D14">
        <w:rPr>
          <w:lang w:eastAsia="en-US"/>
        </w:rPr>
        <w:t xml:space="preserve"> interviewees explained</w:t>
      </w:r>
      <w:r w:rsidR="003738D5">
        <w:rPr>
          <w:lang w:eastAsia="en-US"/>
        </w:rPr>
        <w:t xml:space="preserve"> </w:t>
      </w:r>
      <w:r w:rsidR="00D86D14">
        <w:rPr>
          <w:lang w:eastAsia="en-US"/>
        </w:rPr>
        <w:t>how</w:t>
      </w:r>
      <w:r w:rsidR="003738D5">
        <w:rPr>
          <w:lang w:eastAsia="en-US"/>
        </w:rPr>
        <w:t xml:space="preserve">, with tool-based code reviews, most of the </w:t>
      </w:r>
      <w:r w:rsidR="00D86D14">
        <w:rPr>
          <w:lang w:eastAsia="en-US"/>
        </w:rPr>
        <w:t xml:space="preserve">found </w:t>
      </w:r>
      <w:r w:rsidR="003738D5">
        <w:rPr>
          <w:lang w:eastAsia="en-US"/>
        </w:rPr>
        <w:t>defects regard “</w:t>
      </w:r>
      <w:r w:rsidR="002830F0">
        <w:rPr>
          <w:i/>
          <w:lang w:eastAsia="en-US"/>
        </w:rPr>
        <w:t>logic issues</w:t>
      </w:r>
      <w:r w:rsidR="002830F0">
        <w:rPr>
          <w:i/>
          <w:lang w:eastAsia="en-US"/>
        </w:rPr>
        <w:softHyphen/>
        <w:t>—</w:t>
      </w:r>
      <w:r w:rsidR="003738D5">
        <w:rPr>
          <w:i/>
          <w:lang w:eastAsia="en-US"/>
        </w:rPr>
        <w:t>where the author might not have considered a particular or corner case</w:t>
      </w:r>
      <w:r w:rsidR="00EB47CD" w:rsidRPr="005109B5">
        <w:rPr>
          <w:lang w:eastAsia="en-US"/>
        </w:rPr>
        <w:t>”</w:t>
      </w:r>
      <w:r w:rsidR="00D86D14">
        <w:rPr>
          <w:lang w:eastAsia="en-US"/>
        </w:rPr>
        <w:t xml:space="preserve">; </w:t>
      </w:r>
      <w:r w:rsidR="00292268">
        <w:rPr>
          <w:lang w:eastAsia="en-US"/>
        </w:rPr>
        <w:t>(2)</w:t>
      </w:r>
      <w:r w:rsidR="00536175">
        <w:rPr>
          <w:lang w:eastAsia="en-US"/>
        </w:rPr>
        <w:t xml:space="preserve"> some interviewees complained that the quality of code reviews is low, </w:t>
      </w:r>
      <w:r w:rsidR="000D6515">
        <w:rPr>
          <w:lang w:eastAsia="en-US"/>
        </w:rPr>
        <w:t>because</w:t>
      </w:r>
      <w:r w:rsidR="00536175">
        <w:rPr>
          <w:lang w:eastAsia="en-US"/>
        </w:rPr>
        <w:t xml:space="preserve"> reviewers </w:t>
      </w:r>
      <w:r w:rsidR="007A5A0E">
        <w:rPr>
          <w:lang w:eastAsia="en-US"/>
        </w:rPr>
        <w:t>only</w:t>
      </w:r>
      <w:r w:rsidR="00536175">
        <w:rPr>
          <w:lang w:eastAsia="en-US"/>
        </w:rPr>
        <w:t xml:space="preserve"> look for </w:t>
      </w:r>
      <w:r w:rsidR="000D6515">
        <w:rPr>
          <w:lang w:eastAsia="en-US"/>
        </w:rPr>
        <w:t>easy</w:t>
      </w:r>
      <w:r w:rsidR="00AF5429">
        <w:rPr>
          <w:lang w:eastAsia="en-US"/>
        </w:rPr>
        <w:t xml:space="preserve"> errors</w:t>
      </w:r>
      <w:r w:rsidR="00536175">
        <w:rPr>
          <w:lang w:eastAsia="en-US"/>
        </w:rPr>
        <w:t xml:space="preserve">: </w:t>
      </w:r>
      <w:r w:rsidR="00B03DA5">
        <w:rPr>
          <w:lang w:eastAsia="en-US"/>
        </w:rPr>
        <w:t>“</w:t>
      </w:r>
      <w:r w:rsidR="00B03DA5">
        <w:rPr>
          <w:i/>
          <w:lang w:eastAsia="en-US"/>
        </w:rPr>
        <w:t>[Some reviewers] focus on formatting mistakes because they are easy [...]</w:t>
      </w:r>
      <w:r w:rsidR="0026029B">
        <w:rPr>
          <w:i/>
          <w:lang w:eastAsia="en-US"/>
        </w:rPr>
        <w:t>,</w:t>
      </w:r>
      <w:r w:rsidR="00B03DA5">
        <w:rPr>
          <w:i/>
          <w:lang w:eastAsia="en-US"/>
        </w:rPr>
        <w:t xml:space="preserve"> but it doesn’t really help.</w:t>
      </w:r>
      <w:r w:rsidR="00B03DA5" w:rsidRPr="004D2BC2">
        <w:rPr>
          <w:i/>
          <w:lang w:eastAsia="en-US"/>
        </w:rPr>
        <w:t xml:space="preserve"> […] In some ways </w:t>
      </w:r>
      <w:r w:rsidR="00B03DA5">
        <w:rPr>
          <w:i/>
          <w:lang w:eastAsia="en-US"/>
        </w:rPr>
        <w:t>it’</w:t>
      </w:r>
      <w:r w:rsidR="00B03DA5" w:rsidRPr="004D2BC2">
        <w:rPr>
          <w:i/>
          <w:lang w:eastAsia="en-US"/>
        </w:rPr>
        <w:t>s kind of embarrassing if someone asks you to do a code review and all you can find are formatting mistakes when there are real mistakes to be found</w:t>
      </w:r>
      <w:r w:rsidR="00B03DA5">
        <w:rPr>
          <w:lang w:eastAsia="en-US"/>
        </w:rPr>
        <w:t>”</w:t>
      </w:r>
      <w:r w:rsidR="00D86D14">
        <w:rPr>
          <w:lang w:eastAsia="en-US"/>
        </w:rPr>
        <w:t xml:space="preserve">; and </w:t>
      </w:r>
      <w:r w:rsidR="00292268">
        <w:rPr>
          <w:lang w:eastAsia="en-US"/>
        </w:rPr>
        <w:t xml:space="preserve">(3) </w:t>
      </w:r>
      <w:r w:rsidR="007F2B5B">
        <w:rPr>
          <w:lang w:eastAsia="en-US"/>
        </w:rPr>
        <w:t>other interviewees admitted that if the code is not among their codebase, they look at “</w:t>
      </w:r>
      <w:r w:rsidR="007F2B5B" w:rsidRPr="005109B5">
        <w:rPr>
          <w:i/>
          <w:lang w:eastAsia="en-US"/>
        </w:rPr>
        <w:t>obvious bugs (such as, exception handling).</w:t>
      </w:r>
      <w:r w:rsidR="007F2B5B">
        <w:rPr>
          <w:lang w:eastAsia="en-US"/>
        </w:rPr>
        <w:t>”</w:t>
      </w:r>
      <w:r w:rsidR="001D09DB">
        <w:rPr>
          <w:lang w:eastAsia="en-US"/>
        </w:rPr>
        <w:t xml:space="preserve"> Finally,</w:t>
      </w:r>
      <w:r w:rsidR="003A4DB9">
        <w:rPr>
          <w:lang w:eastAsia="en-US"/>
        </w:rPr>
        <w:t xml:space="preserve"> managers</w:t>
      </w:r>
      <w:r w:rsidR="001D09DB">
        <w:rPr>
          <w:lang w:eastAsia="en-US"/>
        </w:rPr>
        <w:t xml:space="preserve"> mentioned</w:t>
      </w:r>
      <w:r w:rsidR="006B5544">
        <w:rPr>
          <w:lang w:eastAsia="en-US"/>
        </w:rPr>
        <w:t xml:space="preserve"> “</w:t>
      </w:r>
      <w:r w:rsidR="006B5544" w:rsidRPr="005109B5">
        <w:rPr>
          <w:i/>
          <w:lang w:eastAsia="en-US"/>
        </w:rPr>
        <w:t>catching early obvious bugs</w:t>
      </w:r>
      <w:r w:rsidR="006B5544">
        <w:rPr>
          <w:lang w:eastAsia="en-US"/>
        </w:rPr>
        <w:t>” or “</w:t>
      </w:r>
      <w:r w:rsidR="006B5544" w:rsidRPr="005109B5">
        <w:rPr>
          <w:i/>
          <w:lang w:eastAsia="en-US"/>
        </w:rPr>
        <w:t xml:space="preserve">finding obvious </w:t>
      </w:r>
      <w:r w:rsidR="00563002" w:rsidRPr="005109B5">
        <w:rPr>
          <w:i/>
          <w:lang w:eastAsia="en-US"/>
        </w:rPr>
        <w:t>inefficiencies or errors</w:t>
      </w:r>
      <w:r w:rsidR="00563002">
        <w:rPr>
          <w:lang w:eastAsia="en-US"/>
        </w:rPr>
        <w:t xml:space="preserve">” </w:t>
      </w:r>
      <w:r w:rsidR="0061767A">
        <w:rPr>
          <w:lang w:eastAsia="en-US"/>
        </w:rPr>
        <w:t xml:space="preserve">as </w:t>
      </w:r>
      <w:r w:rsidR="006B5544">
        <w:rPr>
          <w:lang w:eastAsia="en-US"/>
        </w:rPr>
        <w:t>reason</w:t>
      </w:r>
      <w:r w:rsidR="0061767A">
        <w:rPr>
          <w:lang w:eastAsia="en-US"/>
        </w:rPr>
        <w:t>s</w:t>
      </w:r>
      <w:r w:rsidR="006B5544">
        <w:rPr>
          <w:lang w:eastAsia="en-US"/>
        </w:rPr>
        <w:t xml:space="preserve"> for doing code review</w:t>
      </w:r>
      <w:r w:rsidR="00E64DF8">
        <w:rPr>
          <w:lang w:eastAsia="en-US"/>
        </w:rPr>
        <w:t xml:space="preserve">. </w:t>
      </w:r>
    </w:p>
    <w:p w14:paraId="4EB2EB49" w14:textId="2D522284" w:rsidR="00964609" w:rsidRDefault="00E64DF8" w:rsidP="003E6245">
      <w:pPr>
        <w:pStyle w:val="BodyText"/>
        <w:rPr>
          <w:lang w:eastAsia="en-US"/>
        </w:rPr>
      </w:pPr>
      <w:r>
        <w:rPr>
          <w:lang w:eastAsia="en-US"/>
        </w:rPr>
        <w:t xml:space="preserve">These points </w:t>
      </w:r>
      <w:r w:rsidR="0070155A">
        <w:rPr>
          <w:lang w:eastAsia="en-US"/>
        </w:rPr>
        <w:t>illustrate</w:t>
      </w:r>
      <w:r>
        <w:rPr>
          <w:lang w:eastAsia="en-US"/>
        </w:rPr>
        <w:t xml:space="preserve"> that</w:t>
      </w:r>
      <w:r w:rsidR="00870ED2">
        <w:rPr>
          <w:lang w:eastAsia="en-US"/>
        </w:rPr>
        <w:t xml:space="preserve"> </w:t>
      </w:r>
      <w:r w:rsidR="007A2BC0">
        <w:rPr>
          <w:lang w:eastAsia="en-US"/>
        </w:rPr>
        <w:t xml:space="preserve">the </w:t>
      </w:r>
      <w:r w:rsidR="00870ED2">
        <w:rPr>
          <w:lang w:eastAsia="en-US"/>
        </w:rPr>
        <w:t xml:space="preserve">reason for the gap between the number of comments on “code </w:t>
      </w:r>
      <w:r w:rsidR="00E81F73">
        <w:rPr>
          <w:lang w:eastAsia="en-US"/>
        </w:rPr>
        <w:t>improvements</w:t>
      </w:r>
      <w:r w:rsidR="00870ED2">
        <w:rPr>
          <w:lang w:eastAsia="en-US"/>
        </w:rPr>
        <w:t xml:space="preserve">” and on “defects” is not to be found in problems in the sample or </w:t>
      </w:r>
      <w:r w:rsidR="00661A73">
        <w:rPr>
          <w:lang w:eastAsia="en-US"/>
        </w:rPr>
        <w:t xml:space="preserve">in </w:t>
      </w:r>
      <w:r w:rsidR="00870ED2">
        <w:rPr>
          <w:lang w:eastAsia="en-US"/>
        </w:rPr>
        <w:t>classification misconceptions, but it is</w:t>
      </w:r>
      <w:r w:rsidR="00661A73">
        <w:rPr>
          <w:lang w:eastAsia="en-US"/>
        </w:rPr>
        <w:t xml:space="preserve"> rather</w:t>
      </w:r>
      <w:r w:rsidR="00870ED2">
        <w:rPr>
          <w:lang w:eastAsia="en-US"/>
        </w:rPr>
        <w:t xml:space="preserve"> just </w:t>
      </w:r>
      <w:r w:rsidR="00661A73">
        <w:rPr>
          <w:lang w:eastAsia="en-US"/>
        </w:rPr>
        <w:t>additional corroborating</w:t>
      </w:r>
      <w:r w:rsidR="00870ED2">
        <w:rPr>
          <w:lang w:eastAsia="en-US"/>
        </w:rPr>
        <w:t xml:space="preserve"> evidence </w:t>
      </w:r>
      <w:r w:rsidR="00661A73">
        <w:rPr>
          <w:lang w:eastAsia="en-US"/>
        </w:rPr>
        <w:t>that</w:t>
      </w:r>
      <w:r w:rsidR="00870ED2">
        <w:rPr>
          <w:lang w:eastAsia="en-US"/>
        </w:rPr>
        <w:t xml:space="preserve"> </w:t>
      </w:r>
      <w:r w:rsidR="00C05E6D">
        <w:rPr>
          <w:lang w:eastAsia="en-US"/>
        </w:rPr>
        <w:t>the outcome of code review</w:t>
      </w:r>
      <w:r w:rsidR="00953897">
        <w:rPr>
          <w:lang w:eastAsia="en-US"/>
        </w:rPr>
        <w:t xml:space="preserve"> </w:t>
      </w:r>
      <w:r w:rsidR="00C05E6D">
        <w:rPr>
          <w:lang w:eastAsia="en-US"/>
        </w:rPr>
        <w:t>does not match</w:t>
      </w:r>
      <w:r w:rsidR="00953897">
        <w:rPr>
          <w:lang w:eastAsia="en-US"/>
        </w:rPr>
        <w:t xml:space="preserve"> the main expectation of both programmers and managers—</w:t>
      </w:r>
      <w:r w:rsidR="00953897" w:rsidRPr="005109B5">
        <w:rPr>
          <w:i/>
          <w:lang w:eastAsia="en-US"/>
        </w:rPr>
        <w:t>finding defects</w:t>
      </w:r>
      <w:r w:rsidR="00953897">
        <w:rPr>
          <w:lang w:eastAsia="en-US"/>
        </w:rPr>
        <w:t xml:space="preserve">. </w:t>
      </w:r>
      <w:r w:rsidR="00C05E6D">
        <w:rPr>
          <w:lang w:eastAsia="en-US"/>
        </w:rPr>
        <w:t xml:space="preserve">Review comments about defects are few, </w:t>
      </w:r>
      <w:r w:rsidR="0070155A">
        <w:rPr>
          <w:lang w:eastAsia="en-US"/>
        </w:rPr>
        <w:t xml:space="preserve">comprising </w:t>
      </w:r>
      <w:r w:rsidR="006C7095">
        <w:rPr>
          <w:lang w:eastAsia="en-US"/>
        </w:rPr>
        <w:t>one-</w:t>
      </w:r>
      <w:r w:rsidR="001456EC">
        <w:rPr>
          <w:lang w:eastAsia="en-US"/>
        </w:rPr>
        <w:t>eighth</w:t>
      </w:r>
      <w:r w:rsidR="006C7095">
        <w:rPr>
          <w:lang w:eastAsia="en-US"/>
        </w:rPr>
        <w:t xml:space="preserve"> of the total</w:t>
      </w:r>
      <w:r w:rsidR="00912DD0">
        <w:rPr>
          <w:lang w:eastAsia="en-US"/>
        </w:rPr>
        <w:t xml:space="preserve"> in our sample</w:t>
      </w:r>
      <w:r w:rsidR="006C7095">
        <w:rPr>
          <w:lang w:eastAsia="en-US"/>
        </w:rPr>
        <w:t>, and mostly address “micro” level and superficial concerns</w:t>
      </w:r>
      <w:r w:rsidR="00FC2332">
        <w:rPr>
          <w:lang w:eastAsia="en-US"/>
        </w:rPr>
        <w:t>; while programmers and managers would expect more insightful remarks on</w:t>
      </w:r>
      <w:r w:rsidR="006C7095">
        <w:rPr>
          <w:lang w:eastAsia="en-US"/>
        </w:rPr>
        <w:t xml:space="preserve"> conceptual and design level issues.</w:t>
      </w:r>
      <w:r w:rsidR="00FC2332">
        <w:rPr>
          <w:lang w:eastAsia="en-US"/>
        </w:rPr>
        <w:t xml:space="preserve"> </w:t>
      </w:r>
      <w:r w:rsidR="00FE4E8D">
        <w:rPr>
          <w:lang w:eastAsia="en-US"/>
        </w:rPr>
        <w:t xml:space="preserve">Why does </w:t>
      </w:r>
      <w:r w:rsidR="0070155A">
        <w:rPr>
          <w:lang w:eastAsia="en-US"/>
        </w:rPr>
        <w:t>this</w:t>
      </w:r>
      <w:r w:rsidR="00FE4E8D">
        <w:rPr>
          <w:lang w:eastAsia="en-US"/>
        </w:rPr>
        <w:t xml:space="preserve"> happen? </w:t>
      </w:r>
      <w:r w:rsidR="009C1DC2">
        <w:rPr>
          <w:lang w:eastAsia="en-US"/>
        </w:rPr>
        <w:t>T</w:t>
      </w:r>
      <w:r w:rsidR="00964609">
        <w:rPr>
          <w:lang w:eastAsia="en-US"/>
        </w:rPr>
        <w:t>he</w:t>
      </w:r>
      <w:r w:rsidR="000458D6">
        <w:rPr>
          <w:lang w:eastAsia="en-US"/>
        </w:rPr>
        <w:t xml:space="preserve"> high frequency of </w:t>
      </w:r>
      <w:r w:rsidR="00797CC3">
        <w:rPr>
          <w:lang w:eastAsia="en-US"/>
        </w:rPr>
        <w:t>understanding</w:t>
      </w:r>
      <w:r w:rsidR="000458D6">
        <w:rPr>
          <w:lang w:eastAsia="en-US"/>
        </w:rPr>
        <w:t xml:space="preserve"> comments </w:t>
      </w:r>
      <w:r w:rsidR="009558D7">
        <w:rPr>
          <w:lang w:eastAsia="en-US"/>
        </w:rPr>
        <w:t xml:space="preserve">hints </w:t>
      </w:r>
      <w:r w:rsidR="00FC2332">
        <w:rPr>
          <w:lang w:eastAsia="en-US"/>
        </w:rPr>
        <w:t>at the answer to our question</w:t>
      </w:r>
      <w:r w:rsidR="009558D7">
        <w:rPr>
          <w:lang w:eastAsia="en-US"/>
        </w:rPr>
        <w:t>, addressed in the next section.</w:t>
      </w:r>
    </w:p>
    <w:p w14:paraId="2E104058" w14:textId="0DA9EE3F" w:rsidR="003E6245" w:rsidRDefault="00913347">
      <w:pPr>
        <w:pStyle w:val="Heading1"/>
      </w:pPr>
      <w:r>
        <w:t>W</w:t>
      </w:r>
      <w:r w:rsidR="00F25E53">
        <w:t>hat are The Challenges of Code Review?</w:t>
      </w:r>
    </w:p>
    <w:p w14:paraId="6C3ACCAF" w14:textId="0A6F4D37" w:rsidR="004B0444" w:rsidRDefault="00974344" w:rsidP="00D24952">
      <w:pPr>
        <w:pStyle w:val="BodyText"/>
        <w:rPr>
          <w:lang w:eastAsia="en-US"/>
        </w:rPr>
      </w:pPr>
      <w:r>
        <w:t>Our</w:t>
      </w:r>
      <w:r w:rsidR="004B0444">
        <w:rPr>
          <w:lang w:eastAsia="en-US"/>
        </w:rPr>
        <w:t xml:space="preserve"> third research question seeks to understand the main challenges faced by </w:t>
      </w:r>
      <w:r w:rsidR="00FA2665">
        <w:rPr>
          <w:lang w:eastAsia="en-US"/>
        </w:rPr>
        <w:t xml:space="preserve">the </w:t>
      </w:r>
      <w:r w:rsidR="004B0444">
        <w:rPr>
          <w:lang w:eastAsia="en-US"/>
        </w:rPr>
        <w:t xml:space="preserve">reviewers when performing </w:t>
      </w:r>
      <w:r w:rsidR="00AC66D7">
        <w:rPr>
          <w:lang w:eastAsia="en-US"/>
        </w:rPr>
        <w:t xml:space="preserve">modern </w:t>
      </w:r>
      <w:r w:rsidR="004B0444">
        <w:rPr>
          <w:lang w:eastAsia="en-US"/>
        </w:rPr>
        <w:t>code reviews, also with respect to the expected outcomes.</w:t>
      </w:r>
      <w:r w:rsidR="0017691A">
        <w:rPr>
          <w:lang w:eastAsia="en-US"/>
        </w:rPr>
        <w:t xml:space="preserve"> </w:t>
      </w:r>
      <w:r w:rsidR="00F93E73">
        <w:rPr>
          <w:lang w:eastAsia="en-US"/>
        </w:rPr>
        <w:t>We</w:t>
      </w:r>
      <w:r w:rsidR="0057574F">
        <w:rPr>
          <w:lang w:eastAsia="en-US"/>
        </w:rPr>
        <w:t xml:space="preserve"> </w:t>
      </w:r>
      <w:r w:rsidR="0068628F">
        <w:rPr>
          <w:lang w:eastAsia="en-US"/>
        </w:rPr>
        <w:t xml:space="preserve">also </w:t>
      </w:r>
      <w:r w:rsidR="0070155A">
        <w:rPr>
          <w:lang w:eastAsia="en-US"/>
        </w:rPr>
        <w:t>seek to uncover</w:t>
      </w:r>
      <w:r w:rsidR="00175C55">
        <w:rPr>
          <w:lang w:eastAsia="en-US"/>
        </w:rPr>
        <w:t xml:space="preserve"> </w:t>
      </w:r>
      <w:r w:rsidR="00F93E73">
        <w:rPr>
          <w:lang w:eastAsia="en-US"/>
        </w:rPr>
        <w:t>the</w:t>
      </w:r>
      <w:r w:rsidR="0017691A">
        <w:rPr>
          <w:lang w:eastAsia="en-US"/>
        </w:rPr>
        <w:t xml:space="preserve"> reason </w:t>
      </w:r>
      <w:r w:rsidR="0070155A">
        <w:rPr>
          <w:lang w:eastAsia="en-US"/>
        </w:rPr>
        <w:t xml:space="preserve">behind </w:t>
      </w:r>
      <w:r w:rsidR="007A59D4">
        <w:rPr>
          <w:lang w:eastAsia="en-US"/>
        </w:rPr>
        <w:t>the</w:t>
      </w:r>
      <w:r w:rsidR="0017691A">
        <w:rPr>
          <w:lang w:eastAsia="en-US"/>
        </w:rPr>
        <w:t xml:space="preserve"> mismatch between expectations and actual outcomes </w:t>
      </w:r>
      <w:r w:rsidR="007A59D4">
        <w:rPr>
          <w:lang w:eastAsia="en-US"/>
        </w:rPr>
        <w:t>on</w:t>
      </w:r>
      <w:r w:rsidR="0017691A">
        <w:rPr>
          <w:lang w:eastAsia="en-US"/>
        </w:rPr>
        <w:t xml:space="preserve"> finding defects in code reviews.</w:t>
      </w:r>
    </w:p>
    <w:p w14:paraId="16B1838F" w14:textId="69977E4B" w:rsidR="009E2233" w:rsidRDefault="009E2233" w:rsidP="00B20BD8">
      <w:pPr>
        <w:pStyle w:val="Heading2"/>
      </w:pPr>
      <w:r>
        <w:lastRenderedPageBreak/>
        <w:t>Code Review is Understanding</w:t>
      </w:r>
    </w:p>
    <w:p w14:paraId="3F65106C" w14:textId="6AF1DE9E" w:rsidR="009E2233" w:rsidRDefault="009E2233" w:rsidP="009E2233">
      <w:pPr>
        <w:pStyle w:val="BodyText"/>
        <w:rPr>
          <w:lang w:eastAsia="en-US"/>
        </w:rPr>
      </w:pPr>
      <w:r>
        <w:rPr>
          <w:lang w:eastAsia="en-US"/>
        </w:rPr>
        <w:t xml:space="preserve">Even though we did not ask any specific question concerning understanding, the theme emerged clearly from our interviews. Many interviewees eventually acknowledged that understanding is their main challenge when doing code reviews. For example, a senior developer autonomously explained </w:t>
      </w:r>
      <w:r w:rsidR="00C82015">
        <w:rPr>
          <w:lang w:eastAsia="en-US"/>
        </w:rPr>
        <w:t xml:space="preserve">to </w:t>
      </w:r>
      <w:r>
        <w:rPr>
          <w:lang w:eastAsia="en-US"/>
        </w:rPr>
        <w:t>us: “</w:t>
      </w:r>
      <w:r w:rsidRPr="005109B5">
        <w:rPr>
          <w:i/>
          <w:lang w:eastAsia="en-US"/>
        </w:rPr>
        <w:t>the most difficult thing when doing a code review is understanding the reason of the change</w:t>
      </w:r>
      <w:r>
        <w:rPr>
          <w:lang w:eastAsia="en-US"/>
        </w:rPr>
        <w:t xml:space="preserve">;” a tester, </w:t>
      </w:r>
      <w:r w:rsidR="00C82015">
        <w:rPr>
          <w:lang w:eastAsia="en-US"/>
        </w:rPr>
        <w:t>i</w:t>
      </w:r>
      <w:r>
        <w:rPr>
          <w:lang w:eastAsia="en-US"/>
        </w:rPr>
        <w:t>n the same vein: “</w:t>
      </w:r>
      <w:r w:rsidRPr="005109B5">
        <w:rPr>
          <w:i/>
          <w:lang w:eastAsia="en-US"/>
        </w:rPr>
        <w:t>the biggest information need in code review</w:t>
      </w:r>
      <w:r>
        <w:rPr>
          <w:i/>
          <w:lang w:eastAsia="en-US"/>
        </w:rPr>
        <w:t>: what instigated the change;</w:t>
      </w:r>
      <w:r w:rsidRPr="005109B5">
        <w:rPr>
          <w:i/>
          <w:lang w:eastAsia="en-US"/>
        </w:rPr>
        <w:t xml:space="preserve">” </w:t>
      </w:r>
      <w:r>
        <w:rPr>
          <w:lang w:eastAsia="en-US"/>
        </w:rPr>
        <w:t>and another senior developer: “</w:t>
      </w:r>
      <w:r w:rsidRPr="005109B5">
        <w:rPr>
          <w:i/>
          <w:lang w:eastAsia="en-US"/>
        </w:rPr>
        <w:t>in a successful code review submission the author is sure that his peers understand and approve the change.</w:t>
      </w:r>
      <w:r>
        <w:rPr>
          <w:lang w:eastAsia="en-US"/>
        </w:rPr>
        <w:t>” Although the textual description should help reviewers understanding, some developers do not find it useful: “</w:t>
      </w:r>
      <w:r>
        <w:rPr>
          <w:i/>
          <w:lang w:eastAsia="en-US"/>
        </w:rPr>
        <w:t>people can say they are doing one thing, while they are doing many more of them,</w:t>
      </w:r>
      <w:r>
        <w:rPr>
          <w:lang w:eastAsia="en-US"/>
        </w:rPr>
        <w:t>” or “</w:t>
      </w:r>
      <w:r>
        <w:rPr>
          <w:i/>
          <w:lang w:eastAsia="en-US"/>
        </w:rPr>
        <w:t>the description is not enough;</w:t>
      </w:r>
      <w:r>
        <w:rPr>
          <w:lang w:eastAsia="en-US"/>
        </w:rPr>
        <w:t>” in general, developers seem to confirm that “</w:t>
      </w:r>
      <w:r w:rsidRPr="005109B5">
        <w:rPr>
          <w:i/>
          <w:lang w:eastAsia="en-US"/>
        </w:rPr>
        <w:t>not knowing file</w:t>
      </w:r>
      <w:r>
        <w:rPr>
          <w:i/>
          <w:lang w:eastAsia="en-US"/>
        </w:rPr>
        <w:t>s</w:t>
      </w:r>
      <w:r w:rsidRPr="005109B5">
        <w:rPr>
          <w:i/>
          <w:lang w:eastAsia="en-US"/>
        </w:rPr>
        <w:t xml:space="preserve"> </w:t>
      </w:r>
      <w:r>
        <w:rPr>
          <w:i/>
          <w:lang w:eastAsia="en-US"/>
        </w:rPr>
        <w:t>(</w:t>
      </w:r>
      <w:r w:rsidRPr="005109B5">
        <w:rPr>
          <w:i/>
          <w:lang w:eastAsia="en-US"/>
        </w:rPr>
        <w:t>or</w:t>
      </w:r>
      <w:r>
        <w:rPr>
          <w:i/>
          <w:lang w:eastAsia="en-US"/>
        </w:rPr>
        <w:t xml:space="preserve"> [dealing with]</w:t>
      </w:r>
      <w:r w:rsidRPr="005109B5">
        <w:rPr>
          <w:i/>
          <w:lang w:eastAsia="en-US"/>
        </w:rPr>
        <w:t xml:space="preserve"> new ones</w:t>
      </w:r>
      <w:r>
        <w:rPr>
          <w:i/>
          <w:lang w:eastAsia="en-US"/>
        </w:rPr>
        <w:t>)</w:t>
      </w:r>
      <w:r w:rsidRPr="005109B5">
        <w:rPr>
          <w:i/>
          <w:lang w:eastAsia="en-US"/>
        </w:rPr>
        <w:t xml:space="preserve"> is a major reason for not understanding a change.</w:t>
      </w:r>
      <w:r>
        <w:rPr>
          <w:lang w:eastAsia="en-US"/>
        </w:rPr>
        <w:t>”</w:t>
      </w:r>
    </w:p>
    <w:p w14:paraId="2333E4D7" w14:textId="67BD3D9A" w:rsidR="009E2233" w:rsidRDefault="009E2233" w:rsidP="009E2233">
      <w:pPr>
        <w:pStyle w:val="BodyText"/>
        <w:rPr>
          <w:lang w:eastAsia="en-US"/>
        </w:rPr>
      </w:pPr>
      <w:r>
        <w:rPr>
          <w:lang w:eastAsia="en-US"/>
        </w:rPr>
        <w:t xml:space="preserve">From interviews, no other code review challenge emerged as clearly as understanding the submitted change. Even though scheduling and time issues also appeared challenging, we could always trace them back to the </w:t>
      </w:r>
      <w:r w:rsidR="00EF05BF">
        <w:rPr>
          <w:lang w:eastAsia="en-US"/>
        </w:rPr>
        <w:t>first</w:t>
      </w:r>
      <w:r w:rsidR="004E691A">
        <w:rPr>
          <w:lang w:eastAsia="en-US"/>
        </w:rPr>
        <w:t xml:space="preserve"> </w:t>
      </w:r>
      <w:r>
        <w:rPr>
          <w:lang w:eastAsia="en-US"/>
        </w:rPr>
        <w:t>challenge—through the words of a tester: “</w:t>
      </w:r>
      <w:r w:rsidRPr="00A14D85">
        <w:rPr>
          <w:i/>
          <w:lang w:eastAsia="en-US"/>
        </w:rPr>
        <w:t>understanding the code takes most of the reviewing time</w:t>
      </w:r>
      <w:r>
        <w:rPr>
          <w:i/>
          <w:lang w:eastAsia="en-US"/>
        </w:rPr>
        <w:t>.</w:t>
      </w:r>
      <w:r>
        <w:rPr>
          <w:lang w:eastAsia="en-US"/>
        </w:rPr>
        <w:t xml:space="preserve">” On the same note, in the code review comments we analyzed, the second most frequent category concerns </w:t>
      </w:r>
      <w:r>
        <w:rPr>
          <w:i/>
          <w:lang w:eastAsia="en-US"/>
        </w:rPr>
        <w:t>understanding</w:t>
      </w:r>
      <w:r>
        <w:rPr>
          <w:lang w:eastAsia="en-US"/>
        </w:rPr>
        <w:t xml:space="preserve">. This category includes clarification questions and doubts raised by the reviewers who want to grasp the rationale of the changes done on the code, and the corresponding clarification answers. This is also in line with the evidence delivered by Sutherland &amp; Venolia on the relevance of rationale articulation in reviews </w:t>
      </w:r>
      <w:sdt>
        <w:sdtPr>
          <w:rPr>
            <w:lang w:eastAsia="en-US"/>
          </w:rPr>
          <w:id w:val="1347742546"/>
          <w:citation/>
        </w:sdtPr>
        <w:sdtEndPr/>
        <w:sdtContent>
          <w:r>
            <w:rPr>
              <w:lang w:eastAsia="en-US"/>
            </w:rPr>
            <w:fldChar w:fldCharType="begin"/>
          </w:r>
          <w:r>
            <w:rPr>
              <w:lang w:eastAsia="en-US"/>
            </w:rPr>
            <w:instrText xml:space="preserve"> CITATION 5070996 \l 1033 </w:instrText>
          </w:r>
          <w:r>
            <w:rPr>
              <w:lang w:eastAsia="en-US"/>
            </w:rPr>
            <w:fldChar w:fldCharType="separate"/>
          </w:r>
          <w:r w:rsidR="00D1755B">
            <w:rPr>
              <w:noProof/>
              <w:lang w:eastAsia="en-US"/>
            </w:rPr>
            <w:t>(Sutherland and Venolia 2009)</w:t>
          </w:r>
          <w:r>
            <w:rPr>
              <w:lang w:eastAsia="en-US"/>
            </w:rPr>
            <w:fldChar w:fldCharType="end"/>
          </w:r>
        </w:sdtContent>
      </w:sdt>
      <w:r>
        <w:rPr>
          <w:lang w:eastAsia="en-US"/>
        </w:rPr>
        <w:t>.</w:t>
      </w:r>
    </w:p>
    <w:p w14:paraId="5C6CB18A" w14:textId="3FEC6544" w:rsidR="00E9041C" w:rsidRDefault="00E9041C" w:rsidP="009E2233">
      <w:pPr>
        <w:pStyle w:val="BodyText"/>
        <w:rPr>
          <w:lang w:eastAsia="en-US"/>
        </w:rPr>
      </w:pPr>
      <w:r>
        <w:rPr>
          <w:lang w:eastAsia="en-US"/>
        </w:rPr>
        <w:t xml:space="preserve">Do </w:t>
      </w:r>
      <w:r w:rsidRPr="00B20BD8">
        <w:rPr>
          <w:i/>
          <w:lang w:eastAsia="en-US"/>
        </w:rPr>
        <w:t>understanding need</w:t>
      </w:r>
      <w:r w:rsidR="00C82015" w:rsidRPr="00B20BD8">
        <w:rPr>
          <w:i/>
          <w:lang w:eastAsia="en-US"/>
        </w:rPr>
        <w:t>s</w:t>
      </w:r>
      <w:r>
        <w:rPr>
          <w:lang w:eastAsia="en-US"/>
        </w:rPr>
        <w:t xml:space="preserve"> change with the expected outcome of code review? We included a question in the programmers’ survey to know how much understanding they needed to achieve each of the </w:t>
      </w:r>
      <w:r w:rsidR="00AB4E01">
        <w:rPr>
          <w:lang w:eastAsia="en-US"/>
        </w:rPr>
        <w:t>motivations</w:t>
      </w:r>
      <w:r>
        <w:rPr>
          <w:lang w:eastAsia="en-US"/>
        </w:rPr>
        <w:t xml:space="preserve"> listed in Figure </w:t>
      </w:r>
      <w:r w:rsidR="00AB4E01">
        <w:rPr>
          <w:lang w:eastAsia="en-US"/>
        </w:rPr>
        <w:t>3</w:t>
      </w:r>
      <w:r>
        <w:rPr>
          <w:lang w:eastAsia="en-US"/>
        </w:rPr>
        <w:t xml:space="preserve">. The outcome of the question is summarized in Figure </w:t>
      </w:r>
      <w:r w:rsidR="00E77902">
        <w:rPr>
          <w:lang w:eastAsia="en-US"/>
        </w:rPr>
        <w:t>5</w:t>
      </w:r>
      <w:r>
        <w:rPr>
          <w:lang w:eastAsia="en-US"/>
        </w:rPr>
        <w:t xml:space="preserve">. The respondents could </w:t>
      </w:r>
      <w:r w:rsidR="004E691A">
        <w:rPr>
          <w:lang w:eastAsia="en-US"/>
        </w:rPr>
        <w:t xml:space="preserve">answer </w:t>
      </w:r>
      <w:r>
        <w:rPr>
          <w:lang w:eastAsia="en-US"/>
        </w:rPr>
        <w:t xml:space="preserve">with a four values </w:t>
      </w:r>
      <w:proofErr w:type="spellStart"/>
      <w:r>
        <w:rPr>
          <w:lang w:eastAsia="en-US"/>
        </w:rPr>
        <w:t>Likert’s</w:t>
      </w:r>
      <w:proofErr w:type="spellEnd"/>
      <w:r>
        <w:rPr>
          <w:lang w:eastAsia="en-US"/>
        </w:rPr>
        <w:t xml:space="preserve"> scale, by selecting the understanding of the change they </w:t>
      </w:r>
      <w:r w:rsidR="00C82015">
        <w:rPr>
          <w:lang w:eastAsia="en-US"/>
        </w:rPr>
        <w:t>felt was</w:t>
      </w:r>
      <w:r>
        <w:rPr>
          <w:lang w:eastAsia="en-US"/>
        </w:rPr>
        <w:t xml:space="preserve"> required to achieve the specific outcome. The most difficult task from the understanding perspective is “finding defects,” immediately followed by “alternative solutions.” Both clearly stand out from the other items. The gap in understanding needs between “finding defects” and “code improvement” seems </w:t>
      </w:r>
      <w:r w:rsidR="00C82015">
        <w:rPr>
          <w:lang w:eastAsia="en-US"/>
        </w:rPr>
        <w:t xml:space="preserve">to </w:t>
      </w:r>
      <w:r>
        <w:rPr>
          <w:lang w:eastAsia="en-US"/>
        </w:rPr>
        <w:t xml:space="preserve">corroborate our hypothesis that </w:t>
      </w:r>
      <w:r w:rsidR="00C82015">
        <w:rPr>
          <w:lang w:eastAsia="en-US"/>
        </w:rPr>
        <w:t xml:space="preserve">the </w:t>
      </w:r>
      <w:r>
        <w:rPr>
          <w:lang w:eastAsia="en-US"/>
        </w:rPr>
        <w:t>difference in the number of comments about these two items in review comments is mostly due to understanding issues. Thus, if managers and developers want code review to match their need for “finding defects,” context and change understanding must be improved.</w:t>
      </w:r>
    </w:p>
    <w:p w14:paraId="4B4914EB" w14:textId="1BE6A2AD" w:rsidR="00C677D0" w:rsidRDefault="00A723BF" w:rsidP="00B20BD8">
      <w:pPr>
        <w:pStyle w:val="Heading2"/>
      </w:pPr>
      <w:r>
        <w:t>A Priori Understanding</w:t>
      </w:r>
    </w:p>
    <w:p w14:paraId="4B4863FB" w14:textId="55D89AA1" w:rsidR="004E691A" w:rsidRDefault="005A36D8" w:rsidP="00D24952">
      <w:pPr>
        <w:pStyle w:val="BodyText"/>
        <w:rPr>
          <w:lang w:eastAsia="en-US"/>
        </w:rPr>
      </w:pPr>
      <w:r>
        <w:rPr>
          <w:lang w:eastAsia="en-US"/>
        </w:rPr>
        <w:t xml:space="preserve">By observing </w:t>
      </w:r>
      <w:r w:rsidR="002A3093">
        <w:rPr>
          <w:lang w:eastAsia="en-US"/>
        </w:rPr>
        <w:t xml:space="preserve">developers performing code reviews, we noticed </w:t>
      </w:r>
      <w:r w:rsidR="00BC606E">
        <w:rPr>
          <w:lang w:eastAsia="en-US"/>
        </w:rPr>
        <w:t>that</w:t>
      </w:r>
      <w:r w:rsidR="002A3093">
        <w:rPr>
          <w:lang w:eastAsia="en-US"/>
        </w:rPr>
        <w:t xml:space="preserve"> </w:t>
      </w:r>
      <w:proofErr w:type="spellStart"/>
      <w:r w:rsidR="00C82015">
        <w:rPr>
          <w:lang w:eastAsia="en-US"/>
        </w:rPr>
        <w:t>some</w:t>
      </w:r>
      <w:r w:rsidR="002A3093" w:rsidDel="00C82015">
        <w:rPr>
          <w:lang w:eastAsia="en-US"/>
        </w:rPr>
        <w:t>a</w:t>
      </w:r>
      <w:proofErr w:type="spellEnd"/>
      <w:r w:rsidR="00756DB8">
        <w:rPr>
          <w:lang w:eastAsia="en-US"/>
        </w:rPr>
        <w:t xml:space="preserve"> </w:t>
      </w:r>
      <w:r w:rsidR="002A3093">
        <w:rPr>
          <w:lang w:eastAsia="en-US"/>
        </w:rPr>
        <w:t>start</w:t>
      </w:r>
      <w:r w:rsidR="00BC606E">
        <w:rPr>
          <w:lang w:eastAsia="en-US"/>
        </w:rPr>
        <w:t>ed</w:t>
      </w:r>
      <w:r w:rsidR="002A3093">
        <w:rPr>
          <w:lang w:eastAsia="en-US"/>
        </w:rPr>
        <w:t xml:space="preserve"> code review</w:t>
      </w:r>
      <w:r w:rsidR="00756DB8">
        <w:rPr>
          <w:lang w:eastAsia="en-US"/>
        </w:rPr>
        <w:t>s</w:t>
      </w:r>
      <w:r w:rsidR="002A3093">
        <w:rPr>
          <w:lang w:eastAsia="en-US"/>
        </w:rPr>
        <w:t xml:space="preserve"> by </w:t>
      </w:r>
      <w:r w:rsidR="00F579C4">
        <w:rPr>
          <w:lang w:eastAsia="en-US"/>
        </w:rPr>
        <w:t xml:space="preserve">thoroughly </w:t>
      </w:r>
      <w:r w:rsidR="002A3093">
        <w:rPr>
          <w:lang w:eastAsia="en-US"/>
        </w:rPr>
        <w:t xml:space="preserve">reading the </w:t>
      </w:r>
      <w:r w:rsidR="00E36BE9">
        <w:rPr>
          <w:lang w:eastAsia="en-US"/>
        </w:rPr>
        <w:t xml:space="preserve">accompanying </w:t>
      </w:r>
      <w:r w:rsidR="002A3093">
        <w:rPr>
          <w:lang w:eastAsia="en-US"/>
        </w:rPr>
        <w:t>textual description</w:t>
      </w:r>
      <w:r w:rsidR="00E36BE9">
        <w:rPr>
          <w:lang w:eastAsia="en-US"/>
        </w:rPr>
        <w:t xml:space="preserve">, </w:t>
      </w:r>
      <w:r w:rsidR="00BC606E">
        <w:rPr>
          <w:lang w:eastAsia="en-US"/>
        </w:rPr>
        <w:t xml:space="preserve">while </w:t>
      </w:r>
      <w:r w:rsidR="002A3093">
        <w:rPr>
          <w:lang w:eastAsia="en-US"/>
        </w:rPr>
        <w:t xml:space="preserve">others </w:t>
      </w:r>
      <w:r w:rsidR="00BC606E">
        <w:rPr>
          <w:lang w:eastAsia="en-US"/>
        </w:rPr>
        <w:t>went</w:t>
      </w:r>
      <w:r w:rsidR="001D3309">
        <w:rPr>
          <w:lang w:eastAsia="en-US"/>
        </w:rPr>
        <w:t xml:space="preserve"> </w:t>
      </w:r>
      <w:r w:rsidR="002A3093">
        <w:rPr>
          <w:lang w:eastAsia="en-US"/>
        </w:rPr>
        <w:t xml:space="preserve">directly </w:t>
      </w:r>
      <w:r w:rsidR="001D3309">
        <w:rPr>
          <w:lang w:eastAsia="en-US"/>
        </w:rPr>
        <w:t xml:space="preserve">to </w:t>
      </w:r>
      <w:r w:rsidR="00756DB8">
        <w:rPr>
          <w:lang w:eastAsia="en-US"/>
        </w:rPr>
        <w:t>a</w:t>
      </w:r>
      <w:r w:rsidR="002A3093">
        <w:rPr>
          <w:lang w:eastAsia="en-US"/>
        </w:rPr>
        <w:t xml:space="preserve"> specific changed file</w:t>
      </w:r>
      <w:r w:rsidR="00B65C77">
        <w:rPr>
          <w:lang w:eastAsia="en-US"/>
        </w:rPr>
        <w:t>.</w:t>
      </w:r>
      <w:r w:rsidR="00C00280">
        <w:rPr>
          <w:lang w:eastAsia="en-US"/>
        </w:rPr>
        <w:t xml:space="preserve"> In the first </w:t>
      </w:r>
      <w:r w:rsidR="00756DB8">
        <w:rPr>
          <w:lang w:eastAsia="en-US"/>
        </w:rPr>
        <w:t>group</w:t>
      </w:r>
      <w:r w:rsidR="00C00280">
        <w:rPr>
          <w:lang w:eastAsia="en-US"/>
        </w:rPr>
        <w:t xml:space="preserve">, the time required for putting the first review comments and </w:t>
      </w:r>
      <w:r w:rsidR="00AC3BF4">
        <w:rPr>
          <w:lang w:eastAsia="en-US"/>
        </w:rPr>
        <w:t>understanding</w:t>
      </w:r>
      <w:r w:rsidR="00C00280">
        <w:rPr>
          <w:lang w:eastAsia="en-US"/>
        </w:rPr>
        <w:t xml:space="preserve"> the change </w:t>
      </w:r>
      <w:r w:rsidR="000C4F27">
        <w:rPr>
          <w:lang w:eastAsia="en-US"/>
        </w:rPr>
        <w:t xml:space="preserve">rationale </w:t>
      </w:r>
      <w:r w:rsidR="00C00280">
        <w:rPr>
          <w:lang w:eastAsia="en-US"/>
        </w:rPr>
        <w:t>was noticeably longer</w:t>
      </w:r>
      <w:r w:rsidR="00F26208">
        <w:rPr>
          <w:lang w:eastAsia="en-US"/>
        </w:rPr>
        <w:t>, and</w:t>
      </w:r>
      <w:r w:rsidR="00C00280">
        <w:rPr>
          <w:lang w:eastAsia="en-US"/>
        </w:rPr>
        <w:t xml:space="preserve"> some of the comments were asking </w:t>
      </w:r>
      <w:r w:rsidR="008A79DE">
        <w:rPr>
          <w:lang w:eastAsia="en-US"/>
        </w:rPr>
        <w:t xml:space="preserve">to clarify </w:t>
      </w:r>
      <w:r w:rsidR="00C00280">
        <w:rPr>
          <w:lang w:eastAsia="en-US"/>
        </w:rPr>
        <w:t>the reasons for a change.</w:t>
      </w:r>
      <w:r w:rsidR="008911E0">
        <w:rPr>
          <w:lang w:eastAsia="en-US"/>
        </w:rPr>
        <w:t xml:space="preserve"> </w:t>
      </w:r>
      <w:r w:rsidR="00764BB2">
        <w:rPr>
          <w:lang w:eastAsia="en-US"/>
        </w:rPr>
        <w:t xml:space="preserve">To better </w:t>
      </w:r>
      <w:r w:rsidR="009127D0">
        <w:rPr>
          <w:lang w:eastAsia="en-US"/>
        </w:rPr>
        <w:t>comprehend</w:t>
      </w:r>
      <w:r w:rsidR="00764BB2">
        <w:rPr>
          <w:lang w:eastAsia="en-US"/>
        </w:rPr>
        <w:t xml:space="preserve"> this situation, w</w:t>
      </w:r>
      <w:r w:rsidR="008911E0">
        <w:rPr>
          <w:lang w:eastAsia="en-US"/>
        </w:rPr>
        <w:t>e included in our interview guideline</w:t>
      </w:r>
      <w:r w:rsidR="00756DB8">
        <w:rPr>
          <w:lang w:eastAsia="en-US"/>
        </w:rPr>
        <w:t xml:space="preserve"> a</w:t>
      </w:r>
      <w:r w:rsidR="00C82015">
        <w:rPr>
          <w:lang w:eastAsia="en-US"/>
        </w:rPr>
        <w:t xml:space="preserve"> </w:t>
      </w:r>
      <w:proofErr w:type="spellStart"/>
      <w:r w:rsidR="00C82015">
        <w:rPr>
          <w:lang w:eastAsia="en-US"/>
        </w:rPr>
        <w:t>question</w:t>
      </w:r>
      <w:r w:rsidR="00756DB8" w:rsidDel="00C82015">
        <w:rPr>
          <w:lang w:eastAsia="en-US"/>
        </w:rPr>
        <w:t>n</w:t>
      </w:r>
      <w:proofErr w:type="spellEnd"/>
      <w:r w:rsidR="00756DB8">
        <w:rPr>
          <w:lang w:eastAsia="en-US"/>
        </w:rPr>
        <w:t xml:space="preserve"> about</w:t>
      </w:r>
      <w:r w:rsidR="008911E0">
        <w:rPr>
          <w:lang w:eastAsia="en-US"/>
        </w:rPr>
        <w:t xml:space="preserve"> how the interviewees start code reviews.</w:t>
      </w:r>
      <w:r w:rsidR="00764BB2">
        <w:rPr>
          <w:lang w:eastAsia="en-US"/>
        </w:rPr>
        <w:t xml:space="preserve"> Participants explained that</w:t>
      </w:r>
      <w:r w:rsidR="00756DB8">
        <w:rPr>
          <w:lang w:eastAsia="en-US"/>
        </w:rPr>
        <w:t xml:space="preserve"> when they</w:t>
      </w:r>
      <w:r w:rsidR="00764BB2">
        <w:rPr>
          <w:lang w:eastAsia="en-US"/>
        </w:rPr>
        <w:t xml:space="preserve"> own or</w:t>
      </w:r>
      <w:r w:rsidR="00756DB8">
        <w:rPr>
          <w:lang w:eastAsia="en-US"/>
        </w:rPr>
        <w:t xml:space="preserve"> are very familiar with the files being changed</w:t>
      </w:r>
      <w:r w:rsidR="00657186">
        <w:rPr>
          <w:lang w:eastAsia="en-US"/>
        </w:rPr>
        <w:t>, they have a better context and it is easier for them to understand the change submitted</w:t>
      </w:r>
      <w:r w:rsidR="00175D7B">
        <w:rPr>
          <w:lang w:eastAsia="en-US"/>
        </w:rPr>
        <w:t>: “</w:t>
      </w:r>
      <w:r w:rsidR="00175D7B">
        <w:rPr>
          <w:i/>
          <w:lang w:eastAsia="en-US"/>
        </w:rPr>
        <w:t>when doing code review I start with things I am familiar with, so it is easier to see what is going on.</w:t>
      </w:r>
      <w:r w:rsidR="00175D7B" w:rsidRPr="005109B5">
        <w:rPr>
          <w:lang w:eastAsia="en-US"/>
        </w:rPr>
        <w:t>”</w:t>
      </w:r>
      <w:r w:rsidR="00657186">
        <w:rPr>
          <w:lang w:eastAsia="en-US"/>
        </w:rPr>
        <w:t xml:space="preserve"> </w:t>
      </w:r>
      <w:r w:rsidR="00175D7B">
        <w:rPr>
          <w:lang w:eastAsia="en-US"/>
        </w:rPr>
        <w:t>When</w:t>
      </w:r>
      <w:r w:rsidR="009127D0">
        <w:rPr>
          <w:lang w:eastAsia="en-US"/>
        </w:rPr>
        <w:t xml:space="preserve"> they are</w:t>
      </w:r>
      <w:r w:rsidR="00175D7B">
        <w:rPr>
          <w:lang w:eastAsia="en-US"/>
        </w:rPr>
        <w:t xml:space="preserve"> file owners</w:t>
      </w:r>
      <w:r w:rsidR="009127D0">
        <w:rPr>
          <w:lang w:eastAsia="en-US"/>
        </w:rPr>
        <w:t>,</w:t>
      </w:r>
      <w:r w:rsidR="00657186">
        <w:rPr>
          <w:lang w:eastAsia="en-US"/>
        </w:rPr>
        <w:t xml:space="preserve"> they often do not even need to read the description, but the</w:t>
      </w:r>
      <w:r w:rsidR="00226B8E">
        <w:rPr>
          <w:lang w:eastAsia="en-US"/>
        </w:rPr>
        <w:t>y “</w:t>
      </w:r>
      <w:r w:rsidR="00226B8E" w:rsidRPr="005109B5">
        <w:rPr>
          <w:i/>
          <w:lang w:eastAsia="en-US"/>
        </w:rPr>
        <w:t>go directly to the files they own.</w:t>
      </w:r>
      <w:r w:rsidR="00226B8E">
        <w:rPr>
          <w:lang w:eastAsia="en-US"/>
        </w:rPr>
        <w:t>” On the contrary, when they do not own files, or have to review new files, they need more information and try to get it from the description</w:t>
      </w:r>
      <w:r w:rsidR="00700AA6">
        <w:rPr>
          <w:lang w:eastAsia="en-US"/>
        </w:rPr>
        <w:t>, which is deemed good when it states “</w:t>
      </w:r>
      <w:r w:rsidR="00700AA6" w:rsidRPr="005109B5">
        <w:rPr>
          <w:i/>
          <w:lang w:eastAsia="en-US"/>
        </w:rPr>
        <w:t>what was changed and why.</w:t>
      </w:r>
      <w:r w:rsidR="00700AA6">
        <w:rPr>
          <w:lang w:eastAsia="en-US"/>
        </w:rPr>
        <w:t>”</w:t>
      </w:r>
    </w:p>
    <w:p w14:paraId="1EE7CD86" w14:textId="348BF1C2" w:rsidR="009127D0" w:rsidRDefault="009127D0" w:rsidP="00D24952">
      <w:pPr>
        <w:pStyle w:val="BodyText"/>
        <w:rPr>
          <w:lang w:eastAsia="en-US"/>
        </w:rPr>
      </w:pPr>
      <w:r>
        <w:rPr>
          <w:lang w:eastAsia="en-US"/>
        </w:rPr>
        <w:t>To better understand this aspect we included two questions in the programmers’ survey to know (1) whether it takes longer to review files they are not familiar with, and why; and (2) whether reviewers familiar with the changed files give different feedback, and how.</w:t>
      </w:r>
    </w:p>
    <w:p w14:paraId="259DB1FB" w14:textId="4855BB01" w:rsidR="00F4069A" w:rsidRDefault="006B0D19" w:rsidP="005109B5">
      <w:pPr>
        <w:pStyle w:val="BodyText"/>
        <w:rPr>
          <w:lang w:eastAsia="en-US"/>
        </w:rPr>
      </w:pPr>
      <w:r>
        <w:rPr>
          <w:noProof/>
          <w:lang w:eastAsia="en-US"/>
        </w:rPr>
        <mc:AlternateContent>
          <mc:Choice Requires="wps">
            <w:drawing>
              <wp:anchor distT="0" distB="0" distL="114300" distR="114300" simplePos="0" relativeHeight="251661312" behindDoc="0" locked="0" layoutInCell="1" allowOverlap="1" wp14:anchorId="0C7EA5E7" wp14:editId="22105677">
                <wp:simplePos x="0" y="0"/>
                <wp:positionH relativeFrom="column">
                  <wp:posOffset>54047</wp:posOffset>
                </wp:positionH>
                <wp:positionV relativeFrom="margin">
                  <wp:posOffset>56072</wp:posOffset>
                </wp:positionV>
                <wp:extent cx="3226279" cy="2786332"/>
                <wp:effectExtent l="0" t="0" r="0" b="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6279" cy="2786332"/>
                        </a:xfrm>
                        <a:prstGeom prst="rect">
                          <a:avLst/>
                        </a:prstGeom>
                        <a:solidFill>
                          <a:srgbClr val="FFFFFF"/>
                        </a:solidFill>
                        <a:ln w="9525">
                          <a:noFill/>
                          <a:miter lim="800000"/>
                          <a:headEnd/>
                          <a:tailEnd/>
                        </a:ln>
                      </wps:spPr>
                      <wps:txbx>
                        <w:txbxContent>
                          <w:p w14:paraId="1722607C" w14:textId="14B374C3" w:rsidR="00611C0D" w:rsidRPr="005109B5" w:rsidRDefault="00611C0D" w:rsidP="00B903C9">
                            <w:pPr>
                              <w:pStyle w:val="Caption"/>
                              <w:rPr>
                                <w:sz w:val="20"/>
                              </w:rPr>
                            </w:pPr>
                            <w:r w:rsidRPr="005109B5">
                              <w:rPr>
                                <w:noProof/>
                                <w:sz w:val="20"/>
                                <w:lang w:eastAsia="en-US"/>
                              </w:rPr>
                              <w:drawing>
                                <wp:inline distT="0" distB="0" distL="0" distR="0" wp14:anchorId="0BD85A58" wp14:editId="195D7777">
                                  <wp:extent cx="3146943" cy="226075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responses-h.png"/>
                                          <pic:cNvPicPr/>
                                        </pic:nvPicPr>
                                        <pic:blipFill rotWithShape="1">
                                          <a:blip r:embed="rId13" cstate="print">
                                            <a:extLst>
                                              <a:ext uri="{28A0092B-C50C-407E-A947-70E740481C1C}">
                                                <a14:useLocalDpi xmlns:a14="http://schemas.microsoft.com/office/drawing/2010/main" val="0"/>
                                              </a:ext>
                                            </a:extLst>
                                          </a:blip>
                                          <a:srcRect l="3149" r="1" b="2591"/>
                                          <a:stretch/>
                                        </pic:blipFill>
                                        <pic:spPr bwMode="auto">
                                          <a:xfrm>
                                            <a:off x="0" y="0"/>
                                            <a:ext cx="3153836" cy="2265708"/>
                                          </a:xfrm>
                                          <a:prstGeom prst="rect">
                                            <a:avLst/>
                                          </a:prstGeom>
                                          <a:ln>
                                            <a:noFill/>
                                          </a:ln>
                                          <a:extLst>
                                            <a:ext uri="{53640926-AAD7-44D8-BBD7-CCE9431645EC}">
                                              <a14:shadowObscured xmlns:a14="http://schemas.microsoft.com/office/drawing/2010/main"/>
                                            </a:ext>
                                          </a:extLst>
                                        </pic:spPr>
                                      </pic:pic>
                                    </a:graphicData>
                                  </a:graphic>
                                </wp:inline>
                              </w:drawing>
                            </w:r>
                            <w:r w:rsidDel="00B61428">
                              <w:rPr>
                                <w:sz w:val="20"/>
                                <w:szCs w:val="20"/>
                              </w:rPr>
                              <w:fldChar w:fldCharType="begin"/>
                            </w:r>
                            <w:r w:rsidDel="00B61428">
                              <w:rPr>
                                <w:sz w:val="20"/>
                                <w:szCs w:val="20"/>
                              </w:rPr>
                              <w:fldChar w:fldCharType="end"/>
                            </w:r>
                            <w:r w:rsidRPr="004D2BC2">
                              <w:rPr>
                                <w:sz w:val="20"/>
                                <w:szCs w:val="20"/>
                              </w:rPr>
                              <w:t xml:space="preserve">Figure </w:t>
                            </w:r>
                            <w:r>
                              <w:rPr>
                                <w:sz w:val="20"/>
                                <w:szCs w:val="20"/>
                              </w:rPr>
                              <w:t>5</w:t>
                            </w:r>
                            <w:r w:rsidRPr="004D2BC2">
                              <w:rPr>
                                <w:sz w:val="20"/>
                                <w:szCs w:val="20"/>
                              </w:rPr>
                              <w:t xml:space="preserve">. </w:t>
                            </w:r>
                            <w:r>
                              <w:rPr>
                                <w:sz w:val="20"/>
                                <w:szCs w:val="20"/>
                              </w:rPr>
                              <w:t xml:space="preserve">Developers’ responses in surveys of the amount of code </w:t>
                            </w:r>
                            <w:r w:rsidDel="008B52C2">
                              <w:rPr>
                                <w:sz w:val="20"/>
                                <w:szCs w:val="20"/>
                              </w:rPr>
                              <w:t>understan</w:t>
                            </w:r>
                            <w:r>
                              <w:rPr>
                                <w:sz w:val="20"/>
                                <w:szCs w:val="20"/>
                              </w:rPr>
                              <w:t>ding for code review outcomes.</w:t>
                            </w:r>
                          </w:p>
                          <w:p w14:paraId="1CDC45BF" w14:textId="77777777" w:rsidR="00611C0D" w:rsidRPr="00696D38" w:rsidRDefault="00611C0D" w:rsidP="004D2BC2">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EA5E7" id="Text Box 8" o:spid="_x0000_s1030" type="#_x0000_t202" style="position:absolute;left:0;text-align:left;margin-left:4.25pt;margin-top:4.4pt;width:254.05pt;height:2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aeJAIAACM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xUYZprFF&#10;T6IP5D30ZBnV6awvMOjRYljo8Rq7nCr19gH4D08MbFtm9uLOOehawWpkN4mZ2VXqgOMjSNV9hhqf&#10;YYcACahvnI7SoRgE0bFLp0tnIhWOl9M8X+Q3K0o4+vKb5WI6zdMbrHhJt86HjwI0iYeSOmx9gmfH&#10;Bx8iHVa8hMTXPChZ76RSyXD7aqscOTIck11aZ/TfwpQhXUlX83yekA3E/DRBWgYcYyU16jiOK6az&#10;IsrxwdTpHJhUwxmZKHPWJ0oyiBP6qk+NmMXcqF0F9QkFczBMLf4yPLTgflHS4cSW1P88MCcoUZ8M&#10;ir6azGZxxJMxm9/kaLhrT3XtYYYjVEkDJcNxG9K3iLQN3GFzGplke2VypoyTmNQ8/5o46td2inr9&#10;25tnAAAA//8DAFBLAwQUAAYACAAAACEAyv6xctsAAAAHAQAADwAAAGRycy9kb3ducmV2LnhtbEyO&#10;zU7DMBCE70i8g7VIXBB1ihKnhDgVIIG49ucBNvE2iYjtKHab9O1ZTnAajWY085XbxQ7iQlPovdOw&#10;XiUgyDXe9K7VcDx8PG5AhIjO4OAdabhSgG11e1NiYfzsdnTZx1bwiAsFauhiHAspQ9ORxbDyIznO&#10;Tn6yGNlOrTQTzjxuB/mUJEpa7B0/dDjSe0fN9/5sNZy+5ofsea4/4zHfpeoN+7z2V63v75bXFxCR&#10;lvhXhl98RoeKmWp/diaIQcMm4yIL83OarZUCUWtI01yBrEr5n7/6AQAA//8DAFBLAQItABQABgAI&#10;AAAAIQC2gziS/gAAAOEBAAATAAAAAAAAAAAAAAAAAAAAAABbQ29udGVudF9UeXBlc10ueG1sUEsB&#10;Ai0AFAAGAAgAAAAhADj9If/WAAAAlAEAAAsAAAAAAAAAAAAAAAAALwEAAF9yZWxzLy5yZWxzUEsB&#10;Ai0AFAAGAAgAAAAhAPdvRp4kAgAAIwQAAA4AAAAAAAAAAAAAAAAALgIAAGRycy9lMm9Eb2MueG1s&#10;UEsBAi0AFAAGAAgAAAAhAMr+sXLbAAAABwEAAA8AAAAAAAAAAAAAAAAAfgQAAGRycy9kb3ducmV2&#10;LnhtbFBLBQYAAAAABAAEAPMAAACGBQAAAAA=&#10;" stroked="f">
                <v:textbox>
                  <w:txbxContent>
                    <w:p w14:paraId="1722607C" w14:textId="14B374C3" w:rsidR="00611C0D" w:rsidRPr="005109B5" w:rsidRDefault="00611C0D" w:rsidP="00B903C9">
                      <w:pPr>
                        <w:pStyle w:val="Caption"/>
                        <w:rPr>
                          <w:sz w:val="20"/>
                        </w:rPr>
                      </w:pPr>
                      <w:r w:rsidRPr="005109B5">
                        <w:rPr>
                          <w:noProof/>
                          <w:sz w:val="20"/>
                          <w:lang w:eastAsia="en-US"/>
                        </w:rPr>
                        <w:drawing>
                          <wp:inline distT="0" distB="0" distL="0" distR="0" wp14:anchorId="0BD85A58" wp14:editId="195D7777">
                            <wp:extent cx="3146943" cy="226075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responses-h.png"/>
                                    <pic:cNvPicPr/>
                                  </pic:nvPicPr>
                                  <pic:blipFill rotWithShape="1">
                                    <a:blip r:embed="rId13" cstate="print">
                                      <a:extLst>
                                        <a:ext uri="{28A0092B-C50C-407E-A947-70E740481C1C}">
                                          <a14:useLocalDpi xmlns:a14="http://schemas.microsoft.com/office/drawing/2010/main" val="0"/>
                                        </a:ext>
                                      </a:extLst>
                                    </a:blip>
                                    <a:srcRect l="3149" r="1" b="2591"/>
                                    <a:stretch/>
                                  </pic:blipFill>
                                  <pic:spPr bwMode="auto">
                                    <a:xfrm>
                                      <a:off x="0" y="0"/>
                                      <a:ext cx="3153836" cy="2265708"/>
                                    </a:xfrm>
                                    <a:prstGeom prst="rect">
                                      <a:avLst/>
                                    </a:prstGeom>
                                    <a:ln>
                                      <a:noFill/>
                                    </a:ln>
                                    <a:extLst>
                                      <a:ext uri="{53640926-AAD7-44D8-BBD7-CCE9431645EC}">
                                        <a14:shadowObscured xmlns:a14="http://schemas.microsoft.com/office/drawing/2010/main"/>
                                      </a:ext>
                                    </a:extLst>
                                  </pic:spPr>
                                </pic:pic>
                              </a:graphicData>
                            </a:graphic>
                          </wp:inline>
                        </w:drawing>
                      </w:r>
                      <w:r w:rsidDel="00B61428">
                        <w:rPr>
                          <w:sz w:val="20"/>
                          <w:szCs w:val="20"/>
                        </w:rPr>
                        <w:fldChar w:fldCharType="begin"/>
                      </w:r>
                      <w:r w:rsidDel="00B61428">
                        <w:rPr>
                          <w:sz w:val="20"/>
                          <w:szCs w:val="20"/>
                        </w:rPr>
                        <w:fldChar w:fldCharType="end"/>
                      </w:r>
                      <w:r w:rsidRPr="004D2BC2">
                        <w:rPr>
                          <w:sz w:val="20"/>
                          <w:szCs w:val="20"/>
                        </w:rPr>
                        <w:t xml:space="preserve">Figure </w:t>
                      </w:r>
                      <w:r>
                        <w:rPr>
                          <w:sz w:val="20"/>
                          <w:szCs w:val="20"/>
                        </w:rPr>
                        <w:t>5</w:t>
                      </w:r>
                      <w:r w:rsidRPr="004D2BC2">
                        <w:rPr>
                          <w:sz w:val="20"/>
                          <w:szCs w:val="20"/>
                        </w:rPr>
                        <w:t xml:space="preserve">. </w:t>
                      </w:r>
                      <w:r>
                        <w:rPr>
                          <w:sz w:val="20"/>
                          <w:szCs w:val="20"/>
                        </w:rPr>
                        <w:t xml:space="preserve">Developers’ responses in surveys of the amount of code </w:t>
                      </w:r>
                      <w:r w:rsidDel="008B52C2">
                        <w:rPr>
                          <w:sz w:val="20"/>
                          <w:szCs w:val="20"/>
                        </w:rPr>
                        <w:t>understan</w:t>
                      </w:r>
                      <w:r>
                        <w:rPr>
                          <w:sz w:val="20"/>
                          <w:szCs w:val="20"/>
                        </w:rPr>
                        <w:t>ding for code review outcomes.</w:t>
                      </w:r>
                    </w:p>
                    <w:p w14:paraId="1CDC45BF" w14:textId="77777777" w:rsidR="00611C0D" w:rsidRPr="00696D38" w:rsidRDefault="00611C0D" w:rsidP="004D2BC2">
                      <w:pPr>
                        <w:pStyle w:val="Caption"/>
                      </w:pPr>
                    </w:p>
                  </w:txbxContent>
                </v:textbox>
                <w10:wrap type="topAndBottom" anchory="margin"/>
              </v:shape>
            </w:pict>
          </mc:Fallback>
        </mc:AlternateContent>
      </w:r>
      <w:r w:rsidR="0045036C">
        <w:rPr>
          <w:lang w:eastAsia="en-US"/>
        </w:rPr>
        <w:t xml:space="preserve">Most of the respondents (798, </w:t>
      </w:r>
      <w:r w:rsidR="00F4069A">
        <w:rPr>
          <w:lang w:eastAsia="en-US"/>
        </w:rPr>
        <w:t>91%</w:t>
      </w:r>
      <w:r w:rsidR="0045036C">
        <w:rPr>
          <w:lang w:eastAsia="en-US"/>
        </w:rPr>
        <w:t>) answered positively to the first question</w:t>
      </w:r>
      <w:r w:rsidR="00F4069A">
        <w:rPr>
          <w:lang w:eastAsia="en-US"/>
        </w:rPr>
        <w:t>,</w:t>
      </w:r>
      <w:r w:rsidR="0045036C">
        <w:rPr>
          <w:lang w:eastAsia="en-US"/>
        </w:rPr>
        <w:t xml:space="preserve"> motivating it with the fact tha</w:t>
      </w:r>
      <w:r w:rsidR="00F4069A">
        <w:rPr>
          <w:lang w:eastAsia="en-US"/>
        </w:rPr>
        <w:t>t it takes time to familiarize with the code and “</w:t>
      </w:r>
      <w:r w:rsidR="00F4069A" w:rsidRPr="005109B5">
        <w:rPr>
          <w:i/>
          <w:lang w:eastAsia="en-US"/>
        </w:rPr>
        <w:t>learn enough about the files being modified to understand their purpose, invariants, APIs, etc.</w:t>
      </w:r>
      <w:r w:rsidR="00237B02">
        <w:rPr>
          <w:i/>
          <w:lang w:eastAsia="en-US"/>
        </w:rPr>
        <w:t>,</w:t>
      </w:r>
      <w:r w:rsidR="00F4069A">
        <w:rPr>
          <w:lang w:eastAsia="en-US"/>
        </w:rPr>
        <w:t>”</w:t>
      </w:r>
      <w:r w:rsidR="00237B02">
        <w:rPr>
          <w:lang w:eastAsia="en-US"/>
        </w:rPr>
        <w:t xml:space="preserve"> because “</w:t>
      </w:r>
      <w:r w:rsidR="00237B02">
        <w:rPr>
          <w:i/>
          <w:lang w:eastAsia="en-US"/>
        </w:rPr>
        <w:t>big-picture impact analysis requires contextual understanding. When reviewing a small, unfamiliar change, it is often necessary to read through much more code than that being reviewed.”</w:t>
      </w:r>
      <w:r w:rsidR="00A80EE5">
        <w:rPr>
          <w:lang w:eastAsia="en-US"/>
        </w:rPr>
        <w:t xml:space="preserve"> The comment of a developer anticipates the answer to the second question: “</w:t>
      </w:r>
      <w:r w:rsidR="00A80EE5" w:rsidRPr="005109B5">
        <w:rPr>
          <w:i/>
          <w:lang w:eastAsia="en-US"/>
        </w:rPr>
        <w:t>It takes a lot longer to understand unknown code, but even then understanding isn’t very deep. With code I am familiar with I have more to say. I know what to say faster. What I have to say is deeper. And I can be more insistent on it.</w:t>
      </w:r>
      <w:r w:rsidR="00A80EE5">
        <w:rPr>
          <w:lang w:eastAsia="en-US"/>
        </w:rPr>
        <w:t xml:space="preserve">” In fact, the answer to the second question is </w:t>
      </w:r>
      <w:r w:rsidR="000C1620">
        <w:rPr>
          <w:lang w:eastAsia="en-US"/>
        </w:rPr>
        <w:t xml:space="preserve">positive in 716 (82%) cases. The main difference </w:t>
      </w:r>
      <w:r w:rsidR="000329EB">
        <w:rPr>
          <w:lang w:eastAsia="en-US"/>
        </w:rPr>
        <w:t>with file owner comments is that they are substantially deeper, more detailed and insightful.</w:t>
      </w:r>
      <w:r w:rsidR="0016468E">
        <w:rPr>
          <w:lang w:eastAsia="en-US"/>
        </w:rPr>
        <w:t xml:space="preserve"> A respondent explained: “</w:t>
      </w:r>
      <w:r w:rsidR="0016468E" w:rsidRPr="005109B5">
        <w:rPr>
          <w:i/>
          <w:lang w:eastAsia="en-US"/>
        </w:rPr>
        <w:t xml:space="preserve">Comments reflect their deeper understanding -- more likely to find subtle defects, feedback is more conceptual (better ideas, approaches) instead of superficial (naming, mechanical style, </w:t>
      </w:r>
      <w:r w:rsidR="0016468E" w:rsidRPr="005109B5">
        <w:rPr>
          <w:i/>
          <w:lang w:eastAsia="en-US"/>
        </w:rPr>
        <w:lastRenderedPageBreak/>
        <w:t>etc.)</w:t>
      </w:r>
      <w:r w:rsidR="0016468E">
        <w:rPr>
          <w:lang w:eastAsia="en-US"/>
        </w:rPr>
        <w:t>”</w:t>
      </w:r>
      <w:r w:rsidR="00A80EE5">
        <w:rPr>
          <w:lang w:eastAsia="en-US"/>
        </w:rPr>
        <w:t xml:space="preserve"> </w:t>
      </w:r>
      <w:r w:rsidR="00056FBB">
        <w:rPr>
          <w:lang w:eastAsia="en-US"/>
        </w:rPr>
        <w:t>another tried to boldly summarize the concept: “</w:t>
      </w:r>
      <w:r w:rsidR="00056FBB" w:rsidRPr="005109B5">
        <w:rPr>
          <w:i/>
          <w:lang w:eastAsia="en-US"/>
        </w:rPr>
        <w:t>Difference between algorithmic analysis and comments on coding style. The difference is big.</w:t>
      </w:r>
      <w:r w:rsidR="00056FBB">
        <w:rPr>
          <w:lang w:eastAsia="en-US"/>
        </w:rPr>
        <w:t>”</w:t>
      </w:r>
    </w:p>
    <w:p w14:paraId="73AB11DA" w14:textId="77777777" w:rsidR="009127D0" w:rsidRDefault="00D7275E">
      <w:pPr>
        <w:pStyle w:val="BodyText"/>
        <w:rPr>
          <w:lang w:eastAsia="en-US"/>
        </w:rPr>
      </w:pPr>
      <w:r>
        <w:rPr>
          <w:lang w:eastAsia="en-US"/>
        </w:rPr>
        <w:t>In</w:t>
      </w:r>
      <w:r w:rsidR="000F5A88">
        <w:rPr>
          <w:lang w:eastAsia="en-US"/>
        </w:rPr>
        <w:t xml:space="preserve"> fact, when </w:t>
      </w:r>
      <w:r w:rsidR="00037A0C">
        <w:rPr>
          <w:lang w:eastAsia="en-US"/>
        </w:rPr>
        <w:t xml:space="preserve">the context is clear and </w:t>
      </w:r>
      <w:r w:rsidR="000F5A88">
        <w:rPr>
          <w:lang w:eastAsia="en-US"/>
        </w:rPr>
        <w:t xml:space="preserve">understanding is very high, as in the case when the reviewer is the owner of changed files, code review authors receive comments that </w:t>
      </w:r>
      <w:r w:rsidR="008E79FC">
        <w:rPr>
          <w:lang w:eastAsia="en-US"/>
        </w:rPr>
        <w:t>explore “</w:t>
      </w:r>
      <w:r w:rsidR="008E79FC" w:rsidRPr="005109B5">
        <w:rPr>
          <w:i/>
          <w:lang w:eastAsia="en-US"/>
        </w:rPr>
        <w:t>deeper details</w:t>
      </w:r>
      <w:r w:rsidR="008E79FC">
        <w:rPr>
          <w:lang w:eastAsia="en-US"/>
        </w:rPr>
        <w:t xml:space="preserve">,” </w:t>
      </w:r>
      <w:r w:rsidR="000F5A88">
        <w:rPr>
          <w:lang w:eastAsia="en-US"/>
        </w:rPr>
        <w:t>are “</w:t>
      </w:r>
      <w:r w:rsidR="000F5A88" w:rsidRPr="005109B5">
        <w:rPr>
          <w:i/>
          <w:lang w:eastAsia="en-US"/>
        </w:rPr>
        <w:t>more directed</w:t>
      </w:r>
      <w:r w:rsidR="000F5A88">
        <w:rPr>
          <w:lang w:eastAsia="en-US"/>
        </w:rPr>
        <w:t>” and “</w:t>
      </w:r>
      <w:r w:rsidR="000F5A88" w:rsidRPr="005109B5">
        <w:rPr>
          <w:i/>
          <w:lang w:eastAsia="en-US"/>
        </w:rPr>
        <w:t>more actionable and pertinent,</w:t>
      </w:r>
      <w:r w:rsidR="000F5A88">
        <w:rPr>
          <w:lang w:eastAsia="en-US"/>
        </w:rPr>
        <w:t>” and find “</w:t>
      </w:r>
      <w:r w:rsidR="000F5A88" w:rsidRPr="005109B5">
        <w:rPr>
          <w:i/>
          <w:lang w:eastAsia="en-US"/>
        </w:rPr>
        <w:t>more subtle issues.</w:t>
      </w:r>
      <w:r w:rsidR="000F5A88">
        <w:rPr>
          <w:lang w:eastAsia="en-US"/>
        </w:rPr>
        <w:t>”</w:t>
      </w:r>
    </w:p>
    <w:p w14:paraId="7A8A01BC" w14:textId="6A701124" w:rsidR="00AA17D7" w:rsidRDefault="009127D0" w:rsidP="00B20BD8">
      <w:pPr>
        <w:pStyle w:val="Heading2"/>
      </w:pPr>
      <w:r>
        <w:t xml:space="preserve">Dealing </w:t>
      </w:r>
      <w:r w:rsidR="00807755">
        <w:t>with</w:t>
      </w:r>
      <w:r>
        <w:t xml:space="preserve"> Understanding</w:t>
      </w:r>
      <w:r w:rsidR="00AA17D7">
        <w:t xml:space="preserve"> </w:t>
      </w:r>
      <w:r w:rsidR="00CE7E13">
        <w:t>Needs</w:t>
      </w:r>
    </w:p>
    <w:p w14:paraId="4CA9F650" w14:textId="3EBBB970" w:rsidR="00A93966" w:rsidRDefault="000D3C50">
      <w:pPr>
        <w:pStyle w:val="BodyText"/>
        <w:rPr>
          <w:lang w:eastAsia="en-US"/>
        </w:rPr>
      </w:pPr>
      <w:r>
        <w:rPr>
          <w:lang w:eastAsia="en-US"/>
        </w:rPr>
        <w:t xml:space="preserve">From </w:t>
      </w:r>
      <w:r w:rsidRPr="000D3C50">
        <w:rPr>
          <w:lang w:eastAsia="en-US"/>
        </w:rPr>
        <w:t>the interviews, we found that, in the current situation, reviewers try different paths to understand the context and the changes: They read the change description, try to run the changed code, send emails for understanding high level details about the review, and often (from 20% to 40% of the times) even go to talk in person to have a “</w:t>
      </w:r>
      <w:r w:rsidRPr="000D3C50">
        <w:rPr>
          <w:i/>
          <w:lang w:eastAsia="en-US"/>
        </w:rPr>
        <w:t>higher communication bandwidth</w:t>
      </w:r>
      <w:r w:rsidRPr="000D3C50">
        <w:rPr>
          <w:lang w:eastAsia="en-US"/>
        </w:rPr>
        <w:t xml:space="preserve">” for asking clarifications to the author. All </w:t>
      </w:r>
      <w:r w:rsidR="002151A8">
        <w:rPr>
          <w:lang w:eastAsia="en-US"/>
        </w:rPr>
        <w:t>code review tools that we see in practice today</w:t>
      </w:r>
      <w:r w:rsidRPr="000D3C50">
        <w:rPr>
          <w:lang w:eastAsia="en-US"/>
        </w:rPr>
        <w:t xml:space="preserve"> </w:t>
      </w:r>
      <w:r w:rsidR="002151A8">
        <w:rPr>
          <w:lang w:eastAsia="en-US"/>
        </w:rPr>
        <w:t>deliver only basic</w:t>
      </w:r>
      <w:r w:rsidRPr="000D3C50">
        <w:rPr>
          <w:lang w:eastAsia="en-US"/>
        </w:rPr>
        <w:t xml:space="preserve"> support </w:t>
      </w:r>
      <w:r w:rsidR="002151A8">
        <w:rPr>
          <w:lang w:eastAsia="en-US"/>
        </w:rPr>
        <w:t>for</w:t>
      </w:r>
      <w:r w:rsidRPr="000D3C50">
        <w:rPr>
          <w:lang w:eastAsia="en-US"/>
        </w:rPr>
        <w:t xml:space="preserve"> the understanding needs of reviewers</w:t>
      </w:r>
      <w:r w:rsidR="002151A8">
        <w:rPr>
          <w:lang w:eastAsia="en-US"/>
        </w:rPr>
        <w:t xml:space="preserve"> – providing</w:t>
      </w:r>
      <w:r w:rsidRPr="000D3C50">
        <w:rPr>
          <w:lang w:eastAsia="en-US"/>
        </w:rPr>
        <w:t xml:space="preserve"> features such as diffing capabilities, inline commenting, or syntax highlighting, which are limited when dealing with complex code understanding.</w:t>
      </w:r>
    </w:p>
    <w:p w14:paraId="1288D3D9" w14:textId="0F3305DE" w:rsidR="00537F1D" w:rsidRDefault="0019657B">
      <w:pPr>
        <w:pStyle w:val="Heading1"/>
      </w:pPr>
      <w:r>
        <w:t>Recommendation</w:t>
      </w:r>
      <w:r w:rsidR="0011030F">
        <w:t xml:space="preserve">s and </w:t>
      </w:r>
      <w:r>
        <w:t>Implications</w:t>
      </w:r>
    </w:p>
    <w:p w14:paraId="2EC06FA2" w14:textId="40CBB2E2" w:rsidR="00BC02F4" w:rsidRDefault="00BC02F4" w:rsidP="005109B5">
      <w:pPr>
        <w:pStyle w:val="Heading2"/>
      </w:pPr>
      <w:r>
        <w:t>Recommendations for Practitioners</w:t>
      </w:r>
    </w:p>
    <w:p w14:paraId="71C97CDE" w14:textId="2DD5A6C6" w:rsidR="00AE0D3B" w:rsidRDefault="00A21EC9">
      <w:pPr>
        <w:pStyle w:val="BodyText"/>
      </w:pPr>
      <w:r>
        <w:t xml:space="preserve">From our </w:t>
      </w:r>
      <w:r w:rsidR="00AE0D3B">
        <w:t>work</w:t>
      </w:r>
      <w:r>
        <w:t xml:space="preserve"> w</w:t>
      </w:r>
      <w:r w:rsidR="00BC02F4">
        <w:t xml:space="preserve">e </w:t>
      </w:r>
      <w:r w:rsidR="005823C5">
        <w:t xml:space="preserve">derive </w:t>
      </w:r>
      <w:r w:rsidR="00BC02F4">
        <w:t xml:space="preserve">recommendations to </w:t>
      </w:r>
      <w:r w:rsidR="00AE0D3B">
        <w:t>developers</w:t>
      </w:r>
      <w:r w:rsidR="00F67E6C">
        <w:t>:</w:t>
      </w:r>
    </w:p>
    <w:p w14:paraId="72AB019F" w14:textId="4D4F0CA9" w:rsidR="00BC02F4" w:rsidRDefault="008F4965">
      <w:pPr>
        <w:pStyle w:val="BodyText"/>
      </w:pPr>
      <w:r w:rsidRPr="00B20BD8">
        <w:rPr>
          <w:b/>
        </w:rPr>
        <w:t xml:space="preserve">Quality Assurance: </w:t>
      </w:r>
      <w:r>
        <w:t>T</w:t>
      </w:r>
      <w:r w:rsidR="00BC02F4">
        <w:t xml:space="preserve">here is a </w:t>
      </w:r>
      <w:r w:rsidR="005823C5">
        <w:t xml:space="preserve">mismatch </w:t>
      </w:r>
      <w:r w:rsidR="00BC02F4">
        <w:t xml:space="preserve">between the expectations and the actual outcomes </w:t>
      </w:r>
      <w:r w:rsidR="005823C5">
        <w:t>of code reviews</w:t>
      </w:r>
      <w:r w:rsidR="00BC02F4">
        <w:t xml:space="preserve">. From our </w:t>
      </w:r>
      <w:r>
        <w:t>study</w:t>
      </w:r>
      <w:r w:rsidR="00BC02F4">
        <w:t xml:space="preserve">, review does not result in identifying defects as often as project members would like </w:t>
      </w:r>
      <w:r w:rsidR="002151A8">
        <w:t>and</w:t>
      </w:r>
      <w:r w:rsidR="00BC02F4">
        <w:t xml:space="preserve"> even more rarely detects deep, subtle, or </w:t>
      </w:r>
      <w:r w:rsidR="005823C5">
        <w:t>“macro”</w:t>
      </w:r>
      <w:r w:rsidR="00BC02F4">
        <w:t xml:space="preserve"> level </w:t>
      </w:r>
      <w:r w:rsidR="00AE0D3B">
        <w:t>issues</w:t>
      </w:r>
      <w:r w:rsidR="00BC02F4">
        <w:t>. Relying on code review in this way for quality assurance may be fraught.</w:t>
      </w:r>
    </w:p>
    <w:p w14:paraId="134EE508" w14:textId="38F77C35" w:rsidR="00BC02F4" w:rsidRDefault="008F4965">
      <w:pPr>
        <w:pStyle w:val="BodyText"/>
      </w:pPr>
      <w:r w:rsidRPr="00B20BD8">
        <w:rPr>
          <w:b/>
        </w:rPr>
        <w:t xml:space="preserve">Understanding: </w:t>
      </w:r>
      <w:r>
        <w:t>When</w:t>
      </w:r>
      <w:r w:rsidR="00BC02F4">
        <w:t xml:space="preserve"> reviewer</w:t>
      </w:r>
      <w:r w:rsidR="00EB6FE6">
        <w:t>s</w:t>
      </w:r>
      <w:r w:rsidR="00BC02F4">
        <w:t xml:space="preserve"> ha</w:t>
      </w:r>
      <w:r w:rsidR="00EB6FE6">
        <w:t>ve</w:t>
      </w:r>
      <w:r w:rsidR="00BC02F4">
        <w:t xml:space="preserve"> </w:t>
      </w:r>
      <w:r w:rsidR="00BC02F4">
        <w:rPr>
          <w:i/>
        </w:rPr>
        <w:t>a priori</w:t>
      </w:r>
      <w:r w:rsidR="00BC02F4">
        <w:t xml:space="preserve"> </w:t>
      </w:r>
      <w:r>
        <w:t xml:space="preserve">knowledge </w:t>
      </w:r>
      <w:r w:rsidR="00BC02F4">
        <w:t xml:space="preserve">of the </w:t>
      </w:r>
      <w:r w:rsidR="00EB6FE6">
        <w:t>context and</w:t>
      </w:r>
      <w:r w:rsidR="00BC02F4">
        <w:t xml:space="preserve"> the code, they complete reviews more quickly </w:t>
      </w:r>
      <w:r w:rsidR="00F67E6C">
        <w:t>and</w:t>
      </w:r>
      <w:r w:rsidR="00BC02F4">
        <w:t xml:space="preserve"> provide more valuable feedback to the author. Teams should aim to increase the breadth of understanding of developers (if the author of a change is the only expert, she has no potential reviewers) and change authors should include code owners and others with understanding as much as possible when using review to identify defects.  Developers indicated that when the author provided context and direction to them in a review, they </w:t>
      </w:r>
      <w:r w:rsidR="009A1DE2">
        <w:t>could</w:t>
      </w:r>
      <w:r w:rsidR="00BC02F4">
        <w:t xml:space="preserve"> respond better and faster.</w:t>
      </w:r>
    </w:p>
    <w:p w14:paraId="53978AC4" w14:textId="28A0C674" w:rsidR="0083368A" w:rsidRDefault="008F4965" w:rsidP="00BC02F4">
      <w:pPr>
        <w:pStyle w:val="BodyText"/>
      </w:pPr>
      <w:r w:rsidRPr="00B20BD8">
        <w:rPr>
          <w:b/>
        </w:rPr>
        <w:t xml:space="preserve">Beyond Defects: </w:t>
      </w:r>
      <w:r w:rsidR="00CE6F06">
        <w:t>Modern</w:t>
      </w:r>
      <w:r w:rsidR="00BC02F4">
        <w:t xml:space="preserve"> code reviews </w:t>
      </w:r>
      <w:r w:rsidR="0011030F">
        <w:t xml:space="preserve">provide </w:t>
      </w:r>
      <w:r w:rsidR="00BC02F4">
        <w:t xml:space="preserve">benefits beyond </w:t>
      </w:r>
      <w:r w:rsidR="00F40781">
        <w:t xml:space="preserve">finding </w:t>
      </w:r>
      <w:r w:rsidR="00BC02F4">
        <w:t xml:space="preserve">defects. Code review can be used to </w:t>
      </w:r>
      <w:r w:rsidR="002516D9">
        <w:t xml:space="preserve">improve code style, find alternative solutions, </w:t>
      </w:r>
      <w:r w:rsidR="00BA3D44">
        <w:t xml:space="preserve">increase </w:t>
      </w:r>
      <w:r w:rsidR="002516D9">
        <w:t xml:space="preserve">learning, share code ownership, </w:t>
      </w:r>
      <w:r w:rsidR="002516D9">
        <w:rPr>
          <w:i/>
        </w:rPr>
        <w:t>etc</w:t>
      </w:r>
      <w:r w:rsidR="00BC02F4">
        <w:t xml:space="preserve">. This should </w:t>
      </w:r>
      <w:r w:rsidR="000E77A0">
        <w:t>guide</w:t>
      </w:r>
      <w:r w:rsidR="00BC02F4">
        <w:t xml:space="preserve"> code review polic</w:t>
      </w:r>
      <w:r w:rsidR="000E77A0">
        <w:t>ies</w:t>
      </w:r>
      <w:r w:rsidR="00BC02F4">
        <w:t>.</w:t>
      </w:r>
    </w:p>
    <w:p w14:paraId="5BD2D82E" w14:textId="784A9D16" w:rsidR="00BC02F4" w:rsidRDefault="008F4965" w:rsidP="00BC02F4">
      <w:pPr>
        <w:pStyle w:val="BodyText"/>
      </w:pPr>
      <w:r w:rsidRPr="00B20BD8">
        <w:rPr>
          <w:b/>
        </w:rPr>
        <w:t xml:space="preserve">Communication: </w:t>
      </w:r>
      <w:r w:rsidR="003D3BCD">
        <w:t xml:space="preserve">Despite </w:t>
      </w:r>
      <w:r w:rsidR="008E4BF3">
        <w:t>the growth of</w:t>
      </w:r>
      <w:r w:rsidR="003D3BCD">
        <w:t xml:space="preserve"> tools for supporting code reviews, d</w:t>
      </w:r>
      <w:r w:rsidR="00BC02F4">
        <w:t>evelopers still have need of richer communication than</w:t>
      </w:r>
      <w:r w:rsidR="003D3BCD">
        <w:t xml:space="preserve"> </w:t>
      </w:r>
      <w:r w:rsidR="00BC02F4">
        <w:t>comments annotating the changed code when reviewing. Teams should provide mechanisms for in-person or</w:t>
      </w:r>
      <w:r w:rsidR="003D3BCD">
        <w:t>,</w:t>
      </w:r>
      <w:r w:rsidR="00BC02F4">
        <w:t xml:space="preserve"> at least</w:t>
      </w:r>
      <w:r w:rsidR="003D3BCD">
        <w:t>,</w:t>
      </w:r>
      <w:r w:rsidR="00BC02F4">
        <w:t xml:space="preserve"> synchronous communication.</w:t>
      </w:r>
    </w:p>
    <w:p w14:paraId="3938A615" w14:textId="033FF39F" w:rsidR="0083368A" w:rsidRDefault="00BC02F4" w:rsidP="005109B5">
      <w:pPr>
        <w:pStyle w:val="Heading2"/>
      </w:pPr>
      <w:r>
        <w:t>Implications for Researchers</w:t>
      </w:r>
    </w:p>
    <w:p w14:paraId="40AD08CF" w14:textId="4711BDFB" w:rsidR="00E32CB0" w:rsidRDefault="00F97455">
      <w:pPr>
        <w:pStyle w:val="BodyText"/>
      </w:pPr>
      <w:r>
        <w:t>Our</w:t>
      </w:r>
      <w:r w:rsidR="00E32CB0">
        <w:t xml:space="preserve"> </w:t>
      </w:r>
      <w:r w:rsidR="00170556">
        <w:t>work</w:t>
      </w:r>
      <w:r w:rsidR="00E32CB0">
        <w:t xml:space="preserve"> uncovered aspects of code review</w:t>
      </w:r>
      <w:r w:rsidR="00A3042F">
        <w:t>—beyond our research questions—</w:t>
      </w:r>
      <w:r w:rsidR="00E32CB0">
        <w:t>that</w:t>
      </w:r>
      <w:r w:rsidR="002C5739">
        <w:t xml:space="preserve"> deserve</w:t>
      </w:r>
      <w:r w:rsidR="00E32CB0">
        <w:t xml:space="preserve"> further study</w:t>
      </w:r>
      <w:r w:rsidR="000A4155">
        <w:t>:</w:t>
      </w:r>
      <w:r w:rsidR="00E32CB0">
        <w:t xml:space="preserve"> </w:t>
      </w:r>
    </w:p>
    <w:p w14:paraId="3517B06B" w14:textId="635A28F7" w:rsidR="008A00D8" w:rsidRDefault="00172EF5">
      <w:pPr>
        <w:pStyle w:val="BodyText"/>
      </w:pPr>
      <w:r w:rsidRPr="00B20BD8">
        <w:rPr>
          <w:b/>
        </w:rPr>
        <w:t>Automate Code Review Tasks:</w:t>
      </w:r>
      <w:r>
        <w:t xml:space="preserve"> </w:t>
      </w:r>
      <w:r w:rsidR="008A00D8">
        <w:t>We observed that many code review comments were related to “</w:t>
      </w:r>
      <w:r w:rsidR="002C5739">
        <w:t>c</w:t>
      </w:r>
      <w:r w:rsidR="008A00D8">
        <w:t xml:space="preserve">ode </w:t>
      </w:r>
      <w:r w:rsidR="00BA3D44">
        <w:t>improvement</w:t>
      </w:r>
      <w:r w:rsidR="008A00D8">
        <w:t>”</w:t>
      </w:r>
      <w:r w:rsidR="002C5739">
        <w:t xml:space="preserve"> </w:t>
      </w:r>
      <w:r w:rsidR="002C5739">
        <w:lastRenderedPageBreak/>
        <w:t>concerns</w:t>
      </w:r>
      <w:r w:rsidR="008A00D8">
        <w:t xml:space="preserve"> </w:t>
      </w:r>
      <w:r w:rsidR="002C5739">
        <w:t>and</w:t>
      </w:r>
      <w:r w:rsidR="008A00D8">
        <w:t xml:space="preserve"> low-level “micro” defects. Identifying both of these are problems that research has begun to solve. Tools for enforcing team code conventions, checking for typos, and identifying dead code already exist. Even more advanced tasks such as checking boundary conditions or catching common mistakes have been shown to work in practice on real code</w:t>
      </w:r>
      <w:r w:rsidR="00BC02F4">
        <w:t xml:space="preserve">. For example Google experimented with adding </w:t>
      </w:r>
      <w:proofErr w:type="spellStart"/>
      <w:r w:rsidR="00BC02F4">
        <w:t>FindBugs</w:t>
      </w:r>
      <w:proofErr w:type="spellEnd"/>
      <w:r w:rsidR="00BC02F4">
        <w:t xml:space="preserve"> to their review process, though little is reported about the results </w:t>
      </w:r>
      <w:sdt>
        <w:sdtPr>
          <w:id w:val="-1621991452"/>
          <w:citation/>
        </w:sdtPr>
        <w:sdtEndPr/>
        <w:sdtContent>
          <w:r w:rsidR="00BC02F4">
            <w:fldChar w:fldCharType="begin"/>
          </w:r>
          <w:r w:rsidR="00492CF0">
            <w:instrText xml:space="preserve">CITATION Ayewah2007UFP12978461297897 \l 1033 </w:instrText>
          </w:r>
          <w:r w:rsidR="00BC02F4">
            <w:fldChar w:fldCharType="separate"/>
          </w:r>
          <w:r w:rsidR="00D1755B">
            <w:rPr>
              <w:noProof/>
            </w:rPr>
            <w:t>(Ayewah, et al. 2007)</w:t>
          </w:r>
          <w:r w:rsidR="00BC02F4">
            <w:fldChar w:fldCharType="end"/>
          </w:r>
        </w:sdtContent>
      </w:sdt>
      <w:r w:rsidR="008A00D8">
        <w:t xml:space="preserve">. </w:t>
      </w:r>
      <w:r w:rsidR="00BC02F4">
        <w:t xml:space="preserve">Automating these tasks frees reviewers to look for deeper, more subtle defects. </w:t>
      </w:r>
      <w:r>
        <w:t>C</w:t>
      </w:r>
      <w:r w:rsidR="002C5739">
        <w:t>ode</w:t>
      </w:r>
      <w:r w:rsidR="00BC02F4">
        <w:t xml:space="preserve"> review </w:t>
      </w:r>
      <w:r w:rsidR="002C5739">
        <w:t>is</w:t>
      </w:r>
      <w:r w:rsidR="00BC02F4">
        <w:t xml:space="preserve"> </w:t>
      </w:r>
      <w:r w:rsidR="003566EB">
        <w:t>fertile</w:t>
      </w:r>
      <w:r w:rsidR="00BC02F4">
        <w:t xml:space="preserve"> </w:t>
      </w:r>
      <w:r w:rsidR="002C5739">
        <w:t>ground</w:t>
      </w:r>
      <w:r w:rsidR="00BC02F4">
        <w:t xml:space="preserve"> </w:t>
      </w:r>
      <w:r>
        <w:t>to have an impact with code analysis tools</w:t>
      </w:r>
      <w:r w:rsidR="00BC02F4">
        <w:t>.</w:t>
      </w:r>
    </w:p>
    <w:p w14:paraId="717B3138" w14:textId="30F21A63" w:rsidR="00BC02F4" w:rsidRDefault="008D2E32">
      <w:pPr>
        <w:pStyle w:val="BodyText"/>
      </w:pPr>
      <w:r w:rsidRPr="00B20BD8">
        <w:rPr>
          <w:b/>
        </w:rPr>
        <w:t>P</w:t>
      </w:r>
      <w:r w:rsidRPr="008D2E32">
        <w:rPr>
          <w:b/>
        </w:rPr>
        <w:t xml:space="preserve">rogram Comprehension </w:t>
      </w:r>
      <w:r>
        <w:rPr>
          <w:b/>
        </w:rPr>
        <w:t>i</w:t>
      </w:r>
      <w:r w:rsidRPr="00B20BD8">
        <w:rPr>
          <w:b/>
        </w:rPr>
        <w:t xml:space="preserve">n </w:t>
      </w:r>
      <w:r w:rsidR="006C2AC5">
        <w:rPr>
          <w:b/>
        </w:rPr>
        <w:t>Practice</w:t>
      </w:r>
      <w:r w:rsidRPr="00B20BD8">
        <w:rPr>
          <w:b/>
        </w:rPr>
        <w:t>:</w:t>
      </w:r>
      <w:r>
        <w:t xml:space="preserve"> </w:t>
      </w:r>
      <w:r w:rsidR="00BC02F4">
        <w:t xml:space="preserve">We identified </w:t>
      </w:r>
      <w:r w:rsidR="00B637FA">
        <w:t xml:space="preserve">context </w:t>
      </w:r>
      <w:r w:rsidR="00BC02F4">
        <w:t>and change understanding as challenges that developers face when reviewing</w:t>
      </w:r>
      <w:r w:rsidR="00B637FA">
        <w:t>,</w:t>
      </w:r>
      <w:r w:rsidR="00BC02F4">
        <w:t xml:space="preserve"> with a direct relationship to the quality of review comments. Interestingly, modern IDEs ship with many tools to aid context and understanding, and there is an entire conference (ICPC) devoted to code comprehension, yet all </w:t>
      </w:r>
      <w:r w:rsidR="00B637FA">
        <w:t xml:space="preserve">current </w:t>
      </w:r>
      <w:r w:rsidR="00BC02F4">
        <w:t xml:space="preserve">code review tools </w:t>
      </w:r>
      <w:r w:rsidR="003566EB">
        <w:t>we know of</w:t>
      </w:r>
      <w:r w:rsidR="00BC02F4">
        <w:t xml:space="preserve"> show a highlighted diff of the changed files to a reviewer with no additional tool support. The most common motivation that we have seen for code comprehension research is a developer that is working on new code, but we argue that reviewer</w:t>
      </w:r>
      <w:r w:rsidR="00B637FA">
        <w:t>s</w:t>
      </w:r>
      <w:r w:rsidR="00BC02F4">
        <w:t xml:space="preserve"> reviewing code </w:t>
      </w:r>
      <w:r w:rsidR="00B637FA">
        <w:t xml:space="preserve">they </w:t>
      </w:r>
      <w:r w:rsidR="00BC02F4">
        <w:t>ha</w:t>
      </w:r>
      <w:r w:rsidR="00B637FA">
        <w:t>ve</w:t>
      </w:r>
      <w:r w:rsidR="00BC02F4">
        <w:t xml:space="preserve"> not seen before </w:t>
      </w:r>
      <w:r w:rsidR="00111728">
        <w:t>may</w:t>
      </w:r>
      <w:r w:rsidR="00B637FA">
        <w:t xml:space="preserve"> be </w:t>
      </w:r>
      <w:r w:rsidR="00BC02F4">
        <w:t xml:space="preserve">more common than a developer working on new code. This </w:t>
      </w:r>
      <w:r w:rsidR="00111728">
        <w:t xml:space="preserve">is </w:t>
      </w:r>
      <w:r w:rsidR="00BC02F4">
        <w:t xml:space="preserve">a ripe opportunity for code understanding researchers to have impact on </w:t>
      </w:r>
      <w:r w:rsidR="00B637FA">
        <w:t>real world scenarios</w:t>
      </w:r>
      <w:r w:rsidR="00BC02F4">
        <w:t>.</w:t>
      </w:r>
    </w:p>
    <w:p w14:paraId="5A183B46" w14:textId="6820E8D8" w:rsidR="00E32CB0" w:rsidRDefault="00601EDC">
      <w:pPr>
        <w:pStyle w:val="BodyText"/>
      </w:pPr>
      <w:r>
        <w:rPr>
          <w:b/>
        </w:rPr>
        <w:t xml:space="preserve">Socio-technical </w:t>
      </w:r>
      <w:r w:rsidR="00172EF5">
        <w:rPr>
          <w:b/>
        </w:rPr>
        <w:t>Effects</w:t>
      </w:r>
      <w:r w:rsidR="00172EF5" w:rsidRPr="00B20BD8">
        <w:rPr>
          <w:b/>
        </w:rPr>
        <w:t xml:space="preserve">: </w:t>
      </w:r>
      <w:r w:rsidR="00172EF5">
        <w:t>A</w:t>
      </w:r>
      <w:r w:rsidR="00BC02F4">
        <w:t xml:space="preserve">wareness and learning were cited as motivations for code review, but these outcomes are difficult to observe from traces in reviews. We did not investigate these further, but studies can be designed </w:t>
      </w:r>
      <w:r w:rsidR="002151A8">
        <w:t xml:space="preserve">and carried out </w:t>
      </w:r>
      <w:r w:rsidR="00BC02F4">
        <w:t>to determine if and how awareness and learning increase as a result of being involved in code review.</w:t>
      </w:r>
    </w:p>
    <w:p w14:paraId="3E263687" w14:textId="51918853" w:rsidR="008F0D7D" w:rsidRDefault="005F6FE5" w:rsidP="004D2BC2">
      <w:pPr>
        <w:pStyle w:val="Heading1"/>
      </w:pPr>
      <w:r>
        <w:t>Limitations</w:t>
      </w:r>
    </w:p>
    <w:p w14:paraId="79BD1A7F" w14:textId="42B9B921" w:rsidR="0072392F" w:rsidRDefault="0072392F">
      <w:pPr>
        <w:pStyle w:val="BodyText"/>
      </w:pPr>
      <w:r>
        <w:rPr>
          <w:lang w:eastAsia="en-US"/>
        </w:rPr>
        <w:t xml:space="preserve">As a qualitative study, gauging the validity of our findings is a difficult undertaking </w:t>
      </w:r>
      <w:sdt>
        <w:sdtPr>
          <w:rPr>
            <w:lang w:eastAsia="en-US"/>
          </w:rPr>
          <w:id w:val="1060599404"/>
          <w:citation/>
        </w:sdtPr>
        <w:sdtEndPr/>
        <w:sdtContent>
          <w:r>
            <w:rPr>
              <w:lang w:eastAsia="en-US"/>
            </w:rPr>
            <w:fldChar w:fldCharType="begin"/>
          </w:r>
          <w:r>
            <w:rPr>
              <w:lang w:eastAsia="en-US"/>
            </w:rPr>
            <w:instrText xml:space="preserve"> CITATION golafshani2003understanding \l 1033 </w:instrText>
          </w:r>
          <w:r>
            <w:rPr>
              <w:lang w:eastAsia="en-US"/>
            </w:rPr>
            <w:fldChar w:fldCharType="separate"/>
          </w:r>
          <w:r w:rsidR="00D1755B">
            <w:rPr>
              <w:noProof/>
              <w:lang w:eastAsia="en-US"/>
            </w:rPr>
            <w:t>(Golafshani 2003)</w:t>
          </w:r>
          <w:r>
            <w:rPr>
              <w:lang w:eastAsia="en-US"/>
            </w:rPr>
            <w:fldChar w:fldCharType="end"/>
          </w:r>
        </w:sdtContent>
      </w:sdt>
      <w:r>
        <w:rPr>
          <w:lang w:eastAsia="en-US"/>
        </w:rPr>
        <w:t xml:space="preserve">. </w:t>
      </w:r>
      <w:r w:rsidR="006322E2">
        <w:rPr>
          <w:lang w:eastAsia="en-US"/>
        </w:rPr>
        <w:t xml:space="preserve">While </w:t>
      </w:r>
      <w:r>
        <w:rPr>
          <w:lang w:eastAsia="en-US"/>
        </w:rPr>
        <w:t>we have endeavored to uncover and report</w:t>
      </w:r>
      <w:r w:rsidR="006322E2">
        <w:rPr>
          <w:lang w:eastAsia="en-US"/>
        </w:rPr>
        <w:t xml:space="preserve"> the expectations, outcomes, and challenges of code review, </w:t>
      </w:r>
      <w:r>
        <w:rPr>
          <w:lang w:eastAsia="en-US"/>
        </w:rPr>
        <w:t>limitations may</w:t>
      </w:r>
      <w:r w:rsidR="003935C2">
        <w:rPr>
          <w:lang w:eastAsia="en-US"/>
        </w:rPr>
        <w:t xml:space="preserve"> exist</w:t>
      </w:r>
      <w:r w:rsidR="004F01ED">
        <w:rPr>
          <w:lang w:eastAsia="en-US"/>
        </w:rPr>
        <w:t>.  We describe them</w:t>
      </w:r>
      <w:r w:rsidR="00300D58">
        <w:rPr>
          <w:lang w:eastAsia="en-US"/>
        </w:rPr>
        <w:t xml:space="preserve"> with the </w:t>
      </w:r>
      <w:r>
        <w:rPr>
          <w:lang w:eastAsia="en-US"/>
        </w:rPr>
        <w:t>steps that we took to increase confidence and validity</w:t>
      </w:r>
      <w:r w:rsidR="00300D58">
        <w:rPr>
          <w:lang w:eastAsia="en-US"/>
        </w:rPr>
        <w:t>.</w:t>
      </w:r>
    </w:p>
    <w:p w14:paraId="60B93B71" w14:textId="59249020" w:rsidR="0072392F" w:rsidRDefault="0072392F">
      <w:pPr>
        <w:pStyle w:val="BodyText"/>
        <w:rPr>
          <w:lang w:eastAsia="en-US"/>
        </w:rPr>
      </w:pPr>
      <w:r>
        <w:rPr>
          <w:lang w:eastAsia="en-US"/>
        </w:rPr>
        <w:t xml:space="preserve"> </w:t>
      </w:r>
      <w:r w:rsidR="001B3208">
        <w:rPr>
          <w:lang w:eastAsia="en-US"/>
        </w:rPr>
        <w:t>To</w:t>
      </w:r>
      <w:r>
        <w:rPr>
          <w:lang w:eastAsia="en-US"/>
        </w:rPr>
        <w:t xml:space="preserve"> achieve a comprehensive view of code review, we triangulated by collecting and comparing results from multiple sources. For example, we found strong agreement among the results of expectations collected from interviews, surveys of manager, and surveys of developers. By starting with exploratory interviews of a smaller set of subjects (1</w:t>
      </w:r>
      <w:r w:rsidR="00973FD4">
        <w:rPr>
          <w:lang w:eastAsia="en-US"/>
        </w:rPr>
        <w:t>7</w:t>
      </w:r>
      <w:r>
        <w:rPr>
          <w:lang w:eastAsia="en-US"/>
        </w:rPr>
        <w:t xml:space="preserve">) followed by open coding to extract themes, we </w:t>
      </w:r>
      <w:r w:rsidR="00973FD4">
        <w:rPr>
          <w:lang w:eastAsia="en-US"/>
        </w:rPr>
        <w:t>identified</w:t>
      </w:r>
      <w:r>
        <w:rPr>
          <w:lang w:eastAsia="en-US"/>
        </w:rPr>
        <w:t xml:space="preserve"> core questions that </w:t>
      </w:r>
      <w:r w:rsidR="00E970BE">
        <w:rPr>
          <w:lang w:eastAsia="en-US"/>
        </w:rPr>
        <w:t>we</w:t>
      </w:r>
      <w:r>
        <w:rPr>
          <w:lang w:eastAsia="en-US"/>
        </w:rPr>
        <w:t xml:space="preserve"> addressed to a larger audience via survey.</w:t>
      </w:r>
    </w:p>
    <w:p w14:paraId="543D5638" w14:textId="11CE9A6D" w:rsidR="00154938" w:rsidRDefault="004F01ED" w:rsidP="005109B5">
      <w:pPr>
        <w:pStyle w:val="BodyText"/>
      </w:pPr>
      <w:r w:rsidRPr="001B56DC">
        <w:rPr>
          <w:lang w:eastAsia="en-US"/>
        </w:rPr>
        <w:t xml:space="preserve">One </w:t>
      </w:r>
      <w:r w:rsidR="00162F36">
        <w:rPr>
          <w:lang w:eastAsia="en-US"/>
        </w:rPr>
        <w:t>common</w:t>
      </w:r>
      <w:r w:rsidR="00162F36" w:rsidRPr="001B56DC">
        <w:rPr>
          <w:lang w:eastAsia="en-US"/>
        </w:rPr>
        <w:t xml:space="preserve"> </w:t>
      </w:r>
      <w:r w:rsidR="00162F36">
        <w:rPr>
          <w:lang w:eastAsia="en-US"/>
        </w:rPr>
        <w:t>notion</w:t>
      </w:r>
      <w:r w:rsidRPr="001B56DC">
        <w:rPr>
          <w:lang w:eastAsia="en-US"/>
        </w:rPr>
        <w:t xml:space="preserve"> is that empirical research within one company or one project provides little value for the academic community, and does not contribute to scientific development. Historical evidence shows otherwise. </w:t>
      </w:r>
      <w:proofErr w:type="spellStart"/>
      <w:r w:rsidRPr="001B56DC">
        <w:rPr>
          <w:lang w:eastAsia="en-US"/>
        </w:rPr>
        <w:t>Flyvbjerg</w:t>
      </w:r>
      <w:proofErr w:type="spellEnd"/>
      <w:r w:rsidRPr="001B56DC">
        <w:rPr>
          <w:lang w:eastAsia="en-US"/>
        </w:rPr>
        <w:t xml:space="preserve"> provides several examples of individual cases that contributed to discovery in physics, economics, and social science </w:t>
      </w:r>
      <w:sdt>
        <w:sdtPr>
          <w:rPr>
            <w:lang w:eastAsia="en-US"/>
          </w:rPr>
          <w:id w:val="-1962642937"/>
          <w:citation/>
        </w:sdtPr>
        <w:sdtEndPr/>
        <w:sdtContent>
          <w:r w:rsidRPr="001B56DC">
            <w:rPr>
              <w:lang w:eastAsia="en-US"/>
            </w:rPr>
            <w:fldChar w:fldCharType="begin"/>
          </w:r>
          <w:r w:rsidRPr="001B56DC">
            <w:rPr>
              <w:lang w:eastAsia="en-US"/>
            </w:rPr>
            <w:instrText xml:space="preserve"> CITATION Fly06 \l 1033 </w:instrText>
          </w:r>
          <w:r w:rsidRPr="001B56DC">
            <w:rPr>
              <w:lang w:eastAsia="en-US"/>
            </w:rPr>
            <w:fldChar w:fldCharType="separate"/>
          </w:r>
          <w:r w:rsidR="00D1755B">
            <w:rPr>
              <w:noProof/>
              <w:lang w:eastAsia="en-US"/>
            </w:rPr>
            <w:t>(Flyvbjerg 2006)</w:t>
          </w:r>
          <w:r w:rsidRPr="001B56DC">
            <w:rPr>
              <w:lang w:eastAsia="en-US"/>
            </w:rPr>
            <w:fldChar w:fldCharType="end"/>
          </w:r>
        </w:sdtContent>
      </w:sdt>
      <w:r w:rsidRPr="001B56DC">
        <w:rPr>
          <w:lang w:eastAsia="en-US"/>
        </w:rPr>
        <w:t xml:space="preserve">. </w:t>
      </w:r>
      <w:proofErr w:type="spellStart"/>
      <w:r w:rsidRPr="001B56DC">
        <w:rPr>
          <w:lang w:eastAsia="en-US"/>
        </w:rPr>
        <w:t>Beveridge</w:t>
      </w:r>
      <w:proofErr w:type="spellEnd"/>
      <w:r w:rsidRPr="001B56DC">
        <w:rPr>
          <w:lang w:eastAsia="en-US"/>
        </w:rPr>
        <w:t xml:space="preserve"> observed for social sciences: </w:t>
      </w:r>
      <w:r w:rsidRPr="001B56DC">
        <w:rPr>
          <w:i/>
          <w:lang w:eastAsia="en-US"/>
        </w:rPr>
        <w:t>“More discoveries have arisen from intense observation than from statistics applied to large groups”</w:t>
      </w:r>
      <w:r w:rsidRPr="001B56DC">
        <w:rPr>
          <w:lang w:eastAsia="en-US"/>
        </w:rPr>
        <w:t xml:space="preserve"> (as quoted in </w:t>
      </w:r>
      <w:proofErr w:type="spellStart"/>
      <w:r w:rsidRPr="001B56DC">
        <w:rPr>
          <w:lang w:eastAsia="en-US"/>
        </w:rPr>
        <w:t>Kuper</w:t>
      </w:r>
      <w:proofErr w:type="spellEnd"/>
      <w:r w:rsidRPr="001B56DC">
        <w:rPr>
          <w:lang w:eastAsia="en-US"/>
        </w:rPr>
        <w:t xml:space="preserve"> and </w:t>
      </w:r>
      <w:proofErr w:type="spellStart"/>
      <w:r w:rsidRPr="001B56DC">
        <w:rPr>
          <w:lang w:eastAsia="en-US"/>
        </w:rPr>
        <w:lastRenderedPageBreak/>
        <w:t>Kuper</w:t>
      </w:r>
      <w:proofErr w:type="spellEnd"/>
      <w:r w:rsidRPr="001B56DC">
        <w:rPr>
          <w:lang w:eastAsia="en-US"/>
        </w:rPr>
        <w:t xml:space="preserve"> </w:t>
      </w:r>
      <w:sdt>
        <w:sdtPr>
          <w:rPr>
            <w:lang w:eastAsia="en-US"/>
          </w:rPr>
          <w:id w:val="-639270591"/>
          <w:citation/>
        </w:sdtPr>
        <w:sdtEndPr/>
        <w:sdtContent>
          <w:r w:rsidRPr="001B56DC">
            <w:rPr>
              <w:lang w:eastAsia="en-US"/>
            </w:rPr>
            <w:fldChar w:fldCharType="begin"/>
          </w:r>
          <w:r w:rsidR="00FB03C7" w:rsidRPr="001B56DC">
            <w:rPr>
              <w:lang w:eastAsia="en-US"/>
            </w:rPr>
            <w:instrText xml:space="preserve">CITATION Ada85 \l 1033 </w:instrText>
          </w:r>
          <w:r w:rsidRPr="001B56DC">
            <w:rPr>
              <w:lang w:eastAsia="en-US"/>
            </w:rPr>
            <w:fldChar w:fldCharType="separate"/>
          </w:r>
          <w:r w:rsidR="00D1755B">
            <w:rPr>
              <w:noProof/>
              <w:lang w:eastAsia="en-US"/>
            </w:rPr>
            <w:t>(Kuper and Kuper 1985)</w:t>
          </w:r>
          <w:r w:rsidRPr="001B56DC">
            <w:rPr>
              <w:lang w:eastAsia="en-US"/>
            </w:rPr>
            <w:fldChar w:fldCharType="end"/>
          </w:r>
        </w:sdtContent>
      </w:sdt>
      <w:r w:rsidRPr="001B56DC">
        <w:rPr>
          <w:lang w:eastAsia="en-US"/>
        </w:rPr>
        <w:t xml:space="preserve">, page 95). </w:t>
      </w:r>
      <w:r w:rsidR="003935C2" w:rsidRPr="001B56DC">
        <w:rPr>
          <w:lang w:eastAsia="en-US"/>
        </w:rPr>
        <w:t>T</w:t>
      </w:r>
      <w:r w:rsidRPr="001B56DC">
        <w:rPr>
          <w:lang w:eastAsia="en-US"/>
        </w:rPr>
        <w:t xml:space="preserve">his should not be interpreted as a criticism of research that focuses on large </w:t>
      </w:r>
      <w:r w:rsidR="00C2598D">
        <w:rPr>
          <w:lang w:eastAsia="en-US"/>
        </w:rPr>
        <w:t>samples</w:t>
      </w:r>
      <w:r w:rsidRPr="001B56DC">
        <w:rPr>
          <w:lang w:eastAsia="en-US"/>
        </w:rPr>
        <w:t xml:space="preserve">. For the development of an empirical body of knowledge as championed by </w:t>
      </w:r>
      <w:proofErr w:type="spellStart"/>
      <w:r w:rsidRPr="001B56DC">
        <w:rPr>
          <w:lang w:eastAsia="en-US"/>
        </w:rPr>
        <w:t>Basili</w:t>
      </w:r>
      <w:proofErr w:type="spellEnd"/>
      <w:r w:rsidRPr="001B56DC">
        <w:rPr>
          <w:lang w:eastAsia="en-US"/>
        </w:rPr>
        <w:t xml:space="preserve"> </w:t>
      </w:r>
      <w:sdt>
        <w:sdtPr>
          <w:rPr>
            <w:lang w:eastAsia="en-US"/>
          </w:rPr>
          <w:id w:val="-121997349"/>
          <w:citation/>
        </w:sdtPr>
        <w:sdtEndPr/>
        <w:sdtContent>
          <w:r w:rsidRPr="001B56DC">
            <w:rPr>
              <w:lang w:eastAsia="en-US"/>
            </w:rPr>
            <w:fldChar w:fldCharType="begin"/>
          </w:r>
          <w:r w:rsidR="00FB03C7" w:rsidRPr="001B56DC">
            <w:rPr>
              <w:lang w:eastAsia="en-US"/>
            </w:rPr>
            <w:instrText xml:space="preserve">CITATION Vic991 \l 1033 </w:instrText>
          </w:r>
          <w:r w:rsidRPr="001B56DC">
            <w:rPr>
              <w:lang w:eastAsia="en-US"/>
            </w:rPr>
            <w:fldChar w:fldCharType="separate"/>
          </w:r>
          <w:r w:rsidR="00D1755B">
            <w:rPr>
              <w:noProof/>
              <w:lang w:eastAsia="en-US"/>
            </w:rPr>
            <w:t>(Basili, Shull and Lanubile 1999)</w:t>
          </w:r>
          <w:r w:rsidRPr="001B56DC">
            <w:rPr>
              <w:lang w:eastAsia="en-US"/>
            </w:rPr>
            <w:fldChar w:fldCharType="end"/>
          </w:r>
        </w:sdtContent>
      </w:sdt>
      <w:r w:rsidRPr="001B56DC">
        <w:rPr>
          <w:lang w:eastAsia="en-US"/>
        </w:rPr>
        <w:t xml:space="preserve">, both types of research are essential. </w:t>
      </w:r>
      <w:r w:rsidR="008F1DB9">
        <w:rPr>
          <w:lang w:eastAsia="en-US"/>
        </w:rPr>
        <w:t>To</w:t>
      </w:r>
      <w:r w:rsidR="00154938" w:rsidRPr="001B56DC">
        <w:rPr>
          <w:lang w:eastAsia="en-US"/>
        </w:rPr>
        <w:t xml:space="preserve"> understand code review across many contexts, we observed, interviewed, surveyed, and examined code reviews from developers across a diverse group of software teams</w:t>
      </w:r>
      <w:r w:rsidR="0072392F" w:rsidRPr="001B56DC">
        <w:rPr>
          <w:lang w:eastAsia="en-US"/>
        </w:rPr>
        <w:t xml:space="preserve"> that work with codebases in various domains, of varying sizes, and with varying processes</w:t>
      </w:r>
      <w:r w:rsidR="00154938" w:rsidRPr="001B56DC">
        <w:rPr>
          <w:lang w:eastAsia="en-US"/>
        </w:rPr>
        <w:t>.</w:t>
      </w:r>
    </w:p>
    <w:p w14:paraId="0744214B" w14:textId="73E702B8" w:rsidR="003935C2" w:rsidRDefault="009E6199" w:rsidP="005109B5">
      <w:pPr>
        <w:pStyle w:val="BodyText"/>
      </w:pPr>
      <w:r>
        <w:rPr>
          <w:lang w:eastAsia="en-US"/>
        </w:rPr>
        <w:t xml:space="preserve">Concerning the </w:t>
      </w:r>
      <w:r w:rsidRPr="009E6199">
        <w:rPr>
          <w:lang w:eastAsia="en-US"/>
        </w:rPr>
        <w:t xml:space="preserve">representativeness </w:t>
      </w:r>
      <w:r>
        <w:rPr>
          <w:lang w:eastAsia="en-US"/>
        </w:rPr>
        <w:t xml:space="preserve">of </w:t>
      </w:r>
      <w:r w:rsidR="003935C2">
        <w:rPr>
          <w:lang w:eastAsia="en-US"/>
        </w:rPr>
        <w:t>our results in other contexts</w:t>
      </w:r>
      <w:r>
        <w:rPr>
          <w:lang w:eastAsia="en-US"/>
        </w:rPr>
        <w:t>,</w:t>
      </w:r>
      <w:r w:rsidR="003935C2">
        <w:rPr>
          <w:lang w:eastAsia="en-US"/>
        </w:rPr>
        <w:t xml:space="preserve"> </w:t>
      </w:r>
      <w:r>
        <w:rPr>
          <w:lang w:eastAsia="en-US"/>
        </w:rPr>
        <w:t>other companies and OSS use t</w:t>
      </w:r>
      <w:r w:rsidR="003935C2">
        <w:rPr>
          <w:lang w:eastAsia="en-US"/>
        </w:rPr>
        <w:t xml:space="preserve">ools similar to CodeFlow </w:t>
      </w:r>
      <w:sdt>
        <w:sdtPr>
          <w:rPr>
            <w:lang w:eastAsia="en-US"/>
          </w:rPr>
          <w:id w:val="-713433669"/>
          <w:citation/>
        </w:sdtPr>
        <w:sdtEndPr/>
        <w:sdtContent>
          <w:r w:rsidR="003935C2">
            <w:rPr>
              <w:lang w:eastAsia="en-US"/>
            </w:rPr>
            <w:fldChar w:fldCharType="begin"/>
          </w:r>
          <w:r w:rsidR="003935C2">
            <w:rPr>
              <w:lang w:eastAsia="en-US"/>
            </w:rPr>
            <w:instrText xml:space="preserve"> CITATION Ger12 \l 1033 </w:instrText>
          </w:r>
          <w:r w:rsidR="003935C2">
            <w:rPr>
              <w:lang w:eastAsia="en-US"/>
            </w:rPr>
            <w:fldChar w:fldCharType="separate"/>
          </w:r>
          <w:r w:rsidR="00D1755B">
            <w:rPr>
              <w:noProof/>
              <w:lang w:eastAsia="en-US"/>
            </w:rPr>
            <w:t>(Gerrit (software) 2012)</w:t>
          </w:r>
          <w:r w:rsidR="003935C2">
            <w:rPr>
              <w:lang w:eastAsia="en-US"/>
            </w:rPr>
            <w:fldChar w:fldCharType="end"/>
          </w:r>
        </w:sdtContent>
      </w:sdt>
      <w:sdt>
        <w:sdtPr>
          <w:rPr>
            <w:lang w:eastAsia="en-US"/>
          </w:rPr>
          <w:id w:val="2080247019"/>
          <w:citation/>
        </w:sdtPr>
        <w:sdtEndPr/>
        <w:sdtContent>
          <w:r w:rsidR="003935C2">
            <w:rPr>
              <w:lang w:eastAsia="en-US"/>
            </w:rPr>
            <w:fldChar w:fldCharType="begin"/>
          </w:r>
          <w:r w:rsidR="003935C2">
            <w:rPr>
              <w:lang w:eastAsia="en-US"/>
            </w:rPr>
            <w:instrText xml:space="preserve"> CITATION Ale11 \l 1033 </w:instrText>
          </w:r>
          <w:r w:rsidR="003935C2">
            <w:rPr>
              <w:lang w:eastAsia="en-US"/>
            </w:rPr>
            <w:fldChar w:fldCharType="separate"/>
          </w:r>
          <w:r w:rsidR="00D1755B">
            <w:rPr>
              <w:noProof/>
              <w:lang w:eastAsia="en-US"/>
            </w:rPr>
            <w:t xml:space="preserve"> (Tsotsis 2011)</w:t>
          </w:r>
          <w:r w:rsidR="003935C2">
            <w:rPr>
              <w:lang w:eastAsia="en-US"/>
            </w:rPr>
            <w:fldChar w:fldCharType="end"/>
          </w:r>
        </w:sdtContent>
      </w:sdt>
      <w:sdt>
        <w:sdtPr>
          <w:rPr>
            <w:lang w:eastAsia="en-US"/>
          </w:rPr>
          <w:id w:val="563071445"/>
          <w:citation/>
        </w:sdtPr>
        <w:sdtEndPr/>
        <w:sdtContent>
          <w:r w:rsidR="003935C2">
            <w:rPr>
              <w:lang w:eastAsia="en-US"/>
            </w:rPr>
            <w:fldChar w:fldCharType="begin"/>
          </w:r>
          <w:r w:rsidR="003935C2">
            <w:rPr>
              <w:lang w:eastAsia="en-US"/>
            </w:rPr>
            <w:instrText xml:space="preserve"> CITATION Nia06 \l 1033 </w:instrText>
          </w:r>
          <w:r w:rsidR="003935C2">
            <w:rPr>
              <w:lang w:eastAsia="en-US"/>
            </w:rPr>
            <w:fldChar w:fldCharType="separate"/>
          </w:r>
          <w:r w:rsidR="00D1755B">
            <w:rPr>
              <w:noProof/>
              <w:lang w:eastAsia="en-US"/>
            </w:rPr>
            <w:t xml:space="preserve"> (Kennedy 2006)</w:t>
          </w:r>
          <w:r w:rsidR="003935C2">
            <w:rPr>
              <w:lang w:eastAsia="en-US"/>
            </w:rPr>
            <w:fldChar w:fldCharType="end"/>
          </w:r>
        </w:sdtContent>
      </w:sdt>
      <w:r w:rsidR="003935C2">
        <w:rPr>
          <w:lang w:eastAsia="en-US"/>
        </w:rPr>
        <w:t>.  However, team dynamics may differ.  The n</w:t>
      </w:r>
      <w:r w:rsidR="0072392F">
        <w:rPr>
          <w:lang w:eastAsia="en-US"/>
        </w:rPr>
        <w:t>eed for code understanding may already be met in</w:t>
      </w:r>
      <w:r w:rsidR="003935C2">
        <w:rPr>
          <w:lang w:eastAsia="en-US"/>
        </w:rPr>
        <w:t xml:space="preserve"> contexts where projects are smaller or there is </w:t>
      </w:r>
      <w:r>
        <w:rPr>
          <w:lang w:eastAsia="en-US"/>
        </w:rPr>
        <w:t>shared</w:t>
      </w:r>
      <w:r w:rsidR="003935C2">
        <w:rPr>
          <w:lang w:eastAsia="en-US"/>
        </w:rPr>
        <w:t xml:space="preserve"> code ownership and </w:t>
      </w:r>
      <w:r w:rsidR="0072392F">
        <w:rPr>
          <w:lang w:eastAsia="en-US"/>
        </w:rPr>
        <w:t>a</w:t>
      </w:r>
      <w:r w:rsidR="003935C2">
        <w:rPr>
          <w:lang w:eastAsia="en-US"/>
        </w:rPr>
        <w:t xml:space="preserve"> broad system understanding across the team. </w:t>
      </w:r>
      <w:r w:rsidR="00E869D3">
        <w:rPr>
          <w:lang w:eastAsia="en-US"/>
        </w:rPr>
        <w:t>W</w:t>
      </w:r>
      <w:r w:rsidR="0072392F">
        <w:rPr>
          <w:lang w:eastAsia="en-US"/>
        </w:rPr>
        <w:t xml:space="preserve">e found that </w:t>
      </w:r>
      <w:r w:rsidR="003935C2">
        <w:rPr>
          <w:lang w:eastAsia="en-US"/>
        </w:rPr>
        <w:t>higher levels of understanding lead to more informative comments</w:t>
      </w:r>
      <w:r w:rsidR="00D97F4A">
        <w:rPr>
          <w:lang w:eastAsia="en-US"/>
        </w:rPr>
        <w:t>, which</w:t>
      </w:r>
      <w:r w:rsidR="003935C2">
        <w:rPr>
          <w:lang w:eastAsia="en-US"/>
        </w:rPr>
        <w:t xml:space="preserve"> identify defects or aid the author in other ways</w:t>
      </w:r>
      <w:r w:rsidR="00E869D3">
        <w:rPr>
          <w:lang w:eastAsia="en-US"/>
        </w:rPr>
        <w:t xml:space="preserve"> so review in these contexts may uncover more defects</w:t>
      </w:r>
      <w:r w:rsidR="003935C2">
        <w:rPr>
          <w:lang w:eastAsia="en-US"/>
        </w:rPr>
        <w:t>.</w:t>
      </w:r>
      <w:r w:rsidR="0072392F">
        <w:rPr>
          <w:lang w:eastAsia="en-US"/>
        </w:rPr>
        <w:t xml:space="preserve"> In OSS contexts, project-specific expertise often must be demonstrated prior to being accepted as a “core committer” </w:t>
      </w:r>
      <w:sdt>
        <w:sdtPr>
          <w:rPr>
            <w:lang w:eastAsia="en-US"/>
          </w:rPr>
          <w:id w:val="1162355000"/>
          <w:citation/>
        </w:sdtPr>
        <w:sdtEndPr/>
        <w:sdtContent>
          <w:r w:rsidR="0072392F">
            <w:rPr>
              <w:lang w:eastAsia="en-US"/>
            </w:rPr>
            <w:fldChar w:fldCharType="begin"/>
          </w:r>
          <w:r w:rsidR="00FB03C7">
            <w:rPr>
              <w:lang w:eastAsia="en-US"/>
            </w:rPr>
            <w:instrText xml:space="preserve">CITATION bird2007obi \l 1033 </w:instrText>
          </w:r>
          <w:r w:rsidR="0072392F">
            <w:rPr>
              <w:lang w:eastAsia="en-US"/>
            </w:rPr>
            <w:fldChar w:fldCharType="separate"/>
          </w:r>
          <w:r w:rsidR="00D1755B">
            <w:rPr>
              <w:noProof/>
              <w:lang w:eastAsia="en-US"/>
            </w:rPr>
            <w:t>(Bird, et al. 2007)</w:t>
          </w:r>
          <w:r w:rsidR="0072392F">
            <w:rPr>
              <w:lang w:eastAsia="en-US"/>
            </w:rPr>
            <w:fldChar w:fldCharType="end"/>
          </w:r>
        </w:sdtContent>
      </w:sdt>
      <w:r w:rsidR="0072392F">
        <w:rPr>
          <w:lang w:eastAsia="en-US"/>
        </w:rPr>
        <w:t>, so learning may not be as important or frequent an outcome for review.</w:t>
      </w:r>
    </w:p>
    <w:p w14:paraId="48D66F50" w14:textId="3F1B2F95" w:rsidR="00154938" w:rsidRDefault="0072392F" w:rsidP="005109B5">
      <w:pPr>
        <w:pStyle w:val="BodyText"/>
      </w:pPr>
      <w:r>
        <w:rPr>
          <w:lang w:eastAsia="en-US"/>
        </w:rPr>
        <w:t>In this work, we have used</w:t>
      </w:r>
      <w:r w:rsidR="00154938">
        <w:rPr>
          <w:lang w:eastAsia="en-US"/>
        </w:rPr>
        <w:t xml:space="preserve"> discussions with</w:t>
      </w:r>
      <w:r>
        <w:rPr>
          <w:lang w:eastAsia="en-US"/>
        </w:rPr>
        <w:t>in</w:t>
      </w:r>
      <w:r w:rsidR="00154938">
        <w:rPr>
          <w:lang w:eastAsia="en-US"/>
        </w:rPr>
        <w:t xml:space="preserve"> CodeFlow to identify and quantify outc</w:t>
      </w:r>
      <w:r>
        <w:rPr>
          <w:lang w:eastAsia="en-US"/>
        </w:rPr>
        <w:t>omes of code review.  However, some</w:t>
      </w:r>
      <w:r w:rsidR="00154938">
        <w:rPr>
          <w:lang w:eastAsia="en-US"/>
        </w:rPr>
        <w:t xml:space="preserve"> motivations that managers and developers described are not easily observable because they leave little trace.  For example, determining how often code review improves team awareness or transfers knowledge is diff</w:t>
      </w:r>
      <w:r>
        <w:rPr>
          <w:lang w:eastAsia="en-US"/>
        </w:rPr>
        <w:t>icult to assess from the discussions in</w:t>
      </w:r>
      <w:r w:rsidR="00154938">
        <w:rPr>
          <w:lang w:eastAsia="en-US"/>
        </w:rPr>
        <w:t xml:space="preserve"> reviews.  For these outcomes, we have responses </w:t>
      </w:r>
      <w:r>
        <w:rPr>
          <w:lang w:eastAsia="en-US"/>
        </w:rPr>
        <w:t>indicating that they occur</w:t>
      </w:r>
      <w:r w:rsidR="00154938">
        <w:rPr>
          <w:lang w:eastAsia="en-US"/>
        </w:rPr>
        <w:t>, but not “hard evidence</w:t>
      </w:r>
      <w:r w:rsidR="00B97468">
        <w:rPr>
          <w:lang w:eastAsia="en-US"/>
        </w:rPr>
        <w:t>.”</w:t>
      </w:r>
    </w:p>
    <w:p w14:paraId="4BDFF741" w14:textId="26669D12" w:rsidR="0072392F" w:rsidRPr="00957F41" w:rsidRDefault="0072392F" w:rsidP="005109B5">
      <w:pPr>
        <w:pStyle w:val="BodyText"/>
      </w:pPr>
      <w:r>
        <w:rPr>
          <w:lang w:eastAsia="en-US"/>
        </w:rPr>
        <w:t xml:space="preserve">Based on review comments, survey responses, and interviews, we know that in-person discussions occurred frequently.  While we are unable to compare frequency of these events to other outcomes as we can with events that are recorded in CodeFlow, we know that they most often occurred to </w:t>
      </w:r>
      <w:r w:rsidR="00510195">
        <w:rPr>
          <w:lang w:eastAsia="en-US"/>
        </w:rPr>
        <w:t xml:space="preserve">address </w:t>
      </w:r>
      <w:r>
        <w:rPr>
          <w:lang w:eastAsia="en-US"/>
        </w:rPr>
        <w:t>understanding</w:t>
      </w:r>
      <w:r w:rsidR="00510195">
        <w:rPr>
          <w:lang w:eastAsia="en-US"/>
        </w:rPr>
        <w:t xml:space="preserve"> needs</w:t>
      </w:r>
      <w:r>
        <w:rPr>
          <w:lang w:eastAsia="en-US"/>
        </w:rPr>
        <w:t>.</w:t>
      </w:r>
    </w:p>
    <w:p w14:paraId="76607BA1" w14:textId="0AD3CC26" w:rsidR="0019657B" w:rsidRDefault="0019657B" w:rsidP="00B20BD8">
      <w:pPr>
        <w:pStyle w:val="Heading1"/>
      </w:pPr>
      <w:r>
        <w:t>Conclusion</w:t>
      </w:r>
    </w:p>
    <w:p w14:paraId="2070CD23" w14:textId="1A2F9E51" w:rsidR="002713B0" w:rsidRDefault="002A1F94" w:rsidP="00B20BD8">
      <w:pPr>
        <w:pStyle w:val="BodyText"/>
      </w:pPr>
      <w:r>
        <w:t>In this work, we have investigated mo</w:t>
      </w:r>
      <w:r w:rsidR="00887DA2">
        <w:t>dern, tool-based code review,</w:t>
      </w:r>
      <w:r>
        <w:t xml:space="preserve"> uncovered </w:t>
      </w:r>
      <w:r w:rsidR="00887DA2">
        <w:t>both a wide range of motivations for review, and determined that the outcomes do</w:t>
      </w:r>
      <w:r w:rsidR="00E30F68">
        <w:t xml:space="preserve"> no</w:t>
      </w:r>
      <w:r w:rsidR="00887DA2">
        <w:t xml:space="preserve">t always match those motivations. We </w:t>
      </w:r>
      <w:r w:rsidR="00E30F68">
        <w:t>i</w:t>
      </w:r>
      <w:r w:rsidR="00887DA2">
        <w:t xml:space="preserve">dentified understanding as a key component and provided recommendations to </w:t>
      </w:r>
      <w:r w:rsidR="00E30F68">
        <w:t xml:space="preserve">both </w:t>
      </w:r>
      <w:r w:rsidR="00887DA2">
        <w:t>practitioners and researchers. It is our hope that the insights we have discovered lead to more effective review in practice and improved tools</w:t>
      </w:r>
      <w:r w:rsidR="00E30F68">
        <w:t>,</w:t>
      </w:r>
      <w:r w:rsidR="00887DA2">
        <w:t xml:space="preserve"> based on research</w:t>
      </w:r>
      <w:r w:rsidR="00E30F68">
        <w:t>,</w:t>
      </w:r>
      <w:r w:rsidR="00887DA2">
        <w:t xml:space="preserve"> to aid developers</w:t>
      </w:r>
      <w:r w:rsidR="00E30F68">
        <w:t xml:space="preserve"> perform code reviews</w:t>
      </w:r>
      <w:r w:rsidR="00887DA2">
        <w:t>.</w:t>
      </w:r>
    </w:p>
    <w:sdt>
      <w:sdtPr>
        <w:rPr>
          <w:smallCaps/>
        </w:rPr>
        <w:id w:val="1223943249"/>
        <w:docPartObj>
          <w:docPartGallery w:val="Bibliographies"/>
          <w:docPartUnique/>
        </w:docPartObj>
      </w:sdtPr>
      <w:sdtEndPr>
        <w:rPr>
          <w:b/>
          <w:smallCaps w:val="0"/>
          <w:sz w:val="17"/>
        </w:rPr>
      </w:sdtEndPr>
      <w:sdtContent>
        <w:p w14:paraId="4293803F" w14:textId="77777777" w:rsidR="00D1755B" w:rsidRDefault="002713B0" w:rsidP="00D1755B">
          <w:pPr>
            <w:pStyle w:val="Bibliography"/>
            <w:ind w:left="720" w:hanging="720"/>
            <w:rPr>
              <w:noProof/>
              <w:sz w:val="24"/>
              <w:szCs w:val="24"/>
            </w:rPr>
          </w:pPr>
          <w:r>
            <w:t>References</w:t>
          </w:r>
          <w:r w:rsidRPr="00B20BD8">
            <w:rPr>
              <w:smallCaps/>
              <w:lang w:eastAsia="en-US"/>
            </w:rPr>
            <w:fldChar w:fldCharType="begin"/>
          </w:r>
          <w:r w:rsidRPr="00B20BD8">
            <w:rPr>
              <w:szCs w:val="17"/>
            </w:rPr>
            <w:instrText xml:space="preserve"> BIBLIOGRAPHY </w:instrText>
          </w:r>
          <w:r w:rsidRPr="00B20BD8">
            <w:rPr>
              <w:smallCaps/>
              <w:lang w:eastAsia="en-US"/>
            </w:rPr>
            <w:fldChar w:fldCharType="separate"/>
          </w:r>
          <w:bookmarkStart w:id="2" w:name="Ayewah2007UFP12978461297897"/>
          <w:bookmarkStart w:id="3" w:name="LaToza2006MMM11342851134355"/>
          <w:bookmarkStart w:id="4" w:name="Rigby2008OSS13680881368162"/>
          <w:bookmarkStart w:id="5" w:name="Brothers1990IGC9933299353"/>
          <w:bookmarkStart w:id="6" w:name="Stu00"/>
          <w:bookmarkStart w:id="7" w:name="Ada84"/>
          <w:bookmarkStart w:id="8" w:name="Ack89"/>
          <w:bookmarkStart w:id="9" w:name="Fag76"/>
          <w:bookmarkStart w:id="10" w:name="Shu08"/>
          <w:bookmarkStart w:id="11" w:name="Ado11"/>
          <w:bookmarkStart w:id="12" w:name="IBa05"/>
          <w:bookmarkStart w:id="13" w:name="Ack"/>
          <w:bookmarkStart w:id="14" w:name="Bar07"/>
          <w:bookmarkStart w:id="15" w:name="Lethbridge05studyingsoftware"/>
          <w:bookmarkStart w:id="16" w:name="Rigby2012IEEES"/>
          <w:bookmarkStart w:id="17" w:name="Nia06"/>
          <w:bookmarkStart w:id="18" w:name="Ale11"/>
          <w:bookmarkStart w:id="19" w:name="Ger12"/>
          <w:bookmarkStart w:id="20" w:name="OLa02"/>
          <w:bookmarkStart w:id="21" w:name="JPJ06"/>
          <w:bookmarkStart w:id="22" w:name="JCr09"/>
          <w:bookmarkStart w:id="23" w:name="BLB04"/>
          <w:bookmarkStart w:id="24" w:name="TLi02"/>
          <w:bookmarkStart w:id="25" w:name="RSW95"/>
          <w:bookmarkStart w:id="26" w:name="Bac12"/>
          <w:bookmarkStart w:id="27" w:name="Tyagi1989The"/>
          <w:bookmarkStart w:id="28" w:name="Tea03"/>
          <w:bookmarkStart w:id="29" w:name="golafshani2003understanding"/>
          <w:bookmarkStart w:id="30" w:name="Fly06"/>
          <w:bookmarkStart w:id="31" w:name="Ada85"/>
          <w:bookmarkStart w:id="32" w:name="Vic991"/>
          <w:bookmarkStart w:id="33" w:name="bird2007obi"/>
          <w:r w:rsidR="00D1755B">
            <w:rPr>
              <w:noProof/>
            </w:rPr>
            <w:t xml:space="preserve">Ackerman, A. Frank, Priscilla J. Fowler, and Robert G. Ebenau. "Software inspections and the industrial production of software." </w:t>
          </w:r>
          <w:r w:rsidR="00D1755B">
            <w:rPr>
              <w:i/>
              <w:iCs/>
              <w:noProof/>
            </w:rPr>
            <w:t>Proc. of a symposium on Software validation: inspection-testing-verification-alternatives.</w:t>
          </w:r>
          <w:r w:rsidR="00D1755B">
            <w:rPr>
              <w:noProof/>
            </w:rPr>
            <w:t xml:space="preserve"> Elsevier North-Holland, Inc., 1984. 13--40.</w:t>
          </w:r>
        </w:p>
        <w:p w14:paraId="2FABD105" w14:textId="77777777" w:rsidR="00D1755B" w:rsidRDefault="00D1755B" w:rsidP="00D1755B">
          <w:pPr>
            <w:pStyle w:val="Bibliography"/>
            <w:ind w:left="720" w:hanging="720"/>
            <w:rPr>
              <w:noProof/>
            </w:rPr>
          </w:pPr>
          <w:r>
            <w:rPr>
              <w:noProof/>
            </w:rPr>
            <w:t xml:space="preserve">Ackerman, A.F., L.S. Buchwald, and F.H. Lewski. "Software inspections: an Effective Verification Process." </w:t>
          </w:r>
          <w:r>
            <w:rPr>
              <w:i/>
              <w:iCs/>
              <w:noProof/>
            </w:rPr>
            <w:t>IEEE Software</w:t>
          </w:r>
          <w:r>
            <w:rPr>
              <w:noProof/>
            </w:rPr>
            <w:t>, 1989.</w:t>
          </w:r>
        </w:p>
        <w:p w14:paraId="6D7E8860" w14:textId="77777777" w:rsidR="00D1755B" w:rsidRDefault="00D1755B" w:rsidP="00D1755B">
          <w:pPr>
            <w:pStyle w:val="Bibliography"/>
            <w:ind w:left="720" w:hanging="720"/>
            <w:rPr>
              <w:noProof/>
            </w:rPr>
          </w:pPr>
          <w:r>
            <w:rPr>
              <w:noProof/>
            </w:rPr>
            <w:lastRenderedPageBreak/>
            <w:t xml:space="preserve">Adair, John G. "The Hawthorne effect: A reconsideration of the methodological artifact." </w:t>
          </w:r>
          <w:r>
            <w:rPr>
              <w:i/>
              <w:iCs/>
              <w:noProof/>
            </w:rPr>
            <w:t>Journal of Applied Psychology</w:t>
          </w:r>
          <w:r>
            <w:rPr>
              <w:noProof/>
            </w:rPr>
            <w:t xml:space="preserve"> 69, no. 2 (1984): 334-345.</w:t>
          </w:r>
        </w:p>
        <w:p w14:paraId="2A42C9BB" w14:textId="77777777" w:rsidR="00D1755B" w:rsidRDefault="00D1755B" w:rsidP="00D1755B">
          <w:pPr>
            <w:pStyle w:val="Bibliography"/>
            <w:ind w:left="720" w:hanging="720"/>
            <w:rPr>
              <w:noProof/>
            </w:rPr>
          </w:pPr>
          <w:r>
            <w:rPr>
              <w:noProof/>
            </w:rPr>
            <w:t xml:space="preserve">Adolph, S., W. Hall, and P. Kruchten. "Using Grounded Theory to Study the Experience of Software Development." </w:t>
          </w:r>
          <w:r>
            <w:rPr>
              <w:i/>
              <w:iCs/>
              <w:noProof/>
            </w:rPr>
            <w:t>Empirical Software Engineering</w:t>
          </w:r>
          <w:r>
            <w:rPr>
              <w:noProof/>
            </w:rPr>
            <w:t xml:space="preserve"> 16, no. 4 (2011): 487-513.</w:t>
          </w:r>
        </w:p>
        <w:p w14:paraId="5F41D257" w14:textId="77777777" w:rsidR="00D1755B" w:rsidRDefault="00D1755B" w:rsidP="00D1755B">
          <w:pPr>
            <w:pStyle w:val="Bibliography"/>
            <w:ind w:left="720" w:hanging="720"/>
            <w:rPr>
              <w:noProof/>
            </w:rPr>
          </w:pPr>
          <w:r>
            <w:rPr>
              <w:noProof/>
            </w:rPr>
            <w:t xml:space="preserve">Ayewah, N., W. Pugh, J. D. Morgenthaler, J. Penix, and Y. Zhou. "Using FindBugs on production software." </w:t>
          </w:r>
          <w:r>
            <w:rPr>
              <w:i/>
              <w:iCs/>
              <w:noProof/>
            </w:rPr>
            <w:t>OOPSLA '07.</w:t>
          </w:r>
          <w:r>
            <w:rPr>
              <w:noProof/>
            </w:rPr>
            <w:t xml:space="preserve"> ACM, 2007.</w:t>
          </w:r>
        </w:p>
        <w:p w14:paraId="7B2F316A" w14:textId="77777777" w:rsidR="00D1755B" w:rsidRDefault="00D1755B" w:rsidP="00D1755B">
          <w:pPr>
            <w:pStyle w:val="Bibliography"/>
            <w:ind w:left="720" w:hanging="720"/>
            <w:rPr>
              <w:noProof/>
            </w:rPr>
          </w:pPr>
          <w:r>
            <w:rPr>
              <w:noProof/>
            </w:rPr>
            <w:t>Bacchelli, A., and C. Bird. "Appendix to Expectations, Outcomes, and Challenges of Modern Code Review." Technical Report MSR-TR-2012-83, Microsoft Research, 2012.</w:t>
          </w:r>
        </w:p>
        <w:p w14:paraId="5C87993B" w14:textId="77777777" w:rsidR="00D1755B" w:rsidRDefault="00D1755B" w:rsidP="00D1755B">
          <w:pPr>
            <w:pStyle w:val="Bibliography"/>
            <w:ind w:left="720" w:hanging="720"/>
            <w:rPr>
              <w:noProof/>
            </w:rPr>
          </w:pPr>
          <w:r>
            <w:rPr>
              <w:noProof/>
            </w:rPr>
            <w:t>Barker, I. May 2005. http://www.steptwo.com.au/.</w:t>
          </w:r>
        </w:p>
        <w:p w14:paraId="590E51A9" w14:textId="77777777" w:rsidR="00D1755B" w:rsidRDefault="00D1755B" w:rsidP="00D1755B">
          <w:pPr>
            <w:pStyle w:val="Bibliography"/>
            <w:ind w:left="720" w:hanging="720"/>
            <w:rPr>
              <w:noProof/>
            </w:rPr>
          </w:pPr>
          <w:r>
            <w:rPr>
              <w:noProof/>
            </w:rPr>
            <w:t xml:space="preserve">Basili, V., F. Shull, and F. Lanubile. "Building knowledge through families of experiments." </w:t>
          </w:r>
          <w:r>
            <w:rPr>
              <w:i/>
              <w:iCs/>
              <w:noProof/>
            </w:rPr>
            <w:t>IEEE Trans. Software Eng.</w:t>
          </w:r>
          <w:r>
            <w:rPr>
              <w:noProof/>
            </w:rPr>
            <w:t xml:space="preserve"> 25, no. 4 (1999): 456-173.</w:t>
          </w:r>
        </w:p>
        <w:p w14:paraId="155FA972" w14:textId="77777777" w:rsidR="00D1755B" w:rsidRDefault="00D1755B" w:rsidP="00D1755B">
          <w:pPr>
            <w:pStyle w:val="Bibliography"/>
            <w:ind w:left="720" w:hanging="720"/>
            <w:rPr>
              <w:noProof/>
            </w:rPr>
          </w:pPr>
          <w:r>
            <w:rPr>
              <w:noProof/>
            </w:rPr>
            <w:t xml:space="preserve">Berg, B. L. </w:t>
          </w:r>
          <w:r>
            <w:rPr>
              <w:i/>
              <w:iCs/>
              <w:noProof/>
            </w:rPr>
            <w:t>Qualitative Research Methods for Social Sciences.</w:t>
          </w:r>
          <w:r>
            <w:rPr>
              <w:noProof/>
            </w:rPr>
            <w:t xml:space="preserve"> Boston: Pearson, 2004.</w:t>
          </w:r>
        </w:p>
        <w:p w14:paraId="11F44738" w14:textId="77777777" w:rsidR="00D1755B" w:rsidRDefault="00D1755B" w:rsidP="00D1755B">
          <w:pPr>
            <w:pStyle w:val="Bibliography"/>
            <w:ind w:left="720" w:hanging="720"/>
            <w:rPr>
              <w:noProof/>
            </w:rPr>
          </w:pPr>
          <w:r>
            <w:rPr>
              <w:noProof/>
            </w:rPr>
            <w:t xml:space="preserve">Bird, C., A. Gourley, P. Devanbu, A. Swaminathan, and G. Hsu. "Open Borders? Immigration in Open Source Projects." </w:t>
          </w:r>
          <w:r>
            <w:rPr>
              <w:i/>
              <w:iCs/>
              <w:noProof/>
            </w:rPr>
            <w:t>International Workshop on Mining Software Repositories.</w:t>
          </w:r>
          <w:r>
            <w:rPr>
              <w:noProof/>
            </w:rPr>
            <w:t xml:space="preserve"> IEEE Computer Society, 2007.</w:t>
          </w:r>
        </w:p>
        <w:p w14:paraId="635CE9C9" w14:textId="77777777" w:rsidR="00D1755B" w:rsidRDefault="00D1755B" w:rsidP="00D1755B">
          <w:pPr>
            <w:pStyle w:val="Bibliography"/>
            <w:ind w:left="720" w:hanging="720"/>
            <w:rPr>
              <w:noProof/>
            </w:rPr>
          </w:pPr>
          <w:r>
            <w:rPr>
              <w:noProof/>
            </w:rPr>
            <w:t xml:space="preserve">Brothers, L., V. Sembugamoorthy, and M. Muller. "ICICLE: groupware for code inspection." </w:t>
          </w:r>
          <w:r>
            <w:rPr>
              <w:i/>
              <w:iCs/>
              <w:noProof/>
            </w:rPr>
            <w:t>Conference on Computer-Supported Cooperative Work.</w:t>
          </w:r>
          <w:r>
            <w:rPr>
              <w:noProof/>
            </w:rPr>
            <w:t xml:space="preserve"> ACM, 1990. 169--181.</w:t>
          </w:r>
        </w:p>
        <w:p w14:paraId="7E81B7EE" w14:textId="77777777" w:rsidR="00D1755B" w:rsidRDefault="00D1755B" w:rsidP="00D1755B">
          <w:pPr>
            <w:pStyle w:val="Bibliography"/>
            <w:ind w:left="720" w:hanging="720"/>
            <w:rPr>
              <w:noProof/>
            </w:rPr>
          </w:pPr>
          <w:r>
            <w:rPr>
              <w:noProof/>
            </w:rPr>
            <w:t xml:space="preserve">Creswell, J. </w:t>
          </w:r>
          <w:r>
            <w:rPr>
              <w:i/>
              <w:iCs/>
              <w:noProof/>
            </w:rPr>
            <w:t>Research Design: Qualitative, Quantitative, and Mixed Methods Approaches.</w:t>
          </w:r>
          <w:r>
            <w:rPr>
              <w:noProof/>
            </w:rPr>
            <w:t xml:space="preserve"> 3rd. Sage Publications, Inc., 2009.</w:t>
          </w:r>
        </w:p>
        <w:p w14:paraId="517A2596" w14:textId="77777777" w:rsidR="00D1755B" w:rsidRDefault="00D1755B" w:rsidP="00D1755B">
          <w:pPr>
            <w:pStyle w:val="Bibliography"/>
            <w:ind w:left="720" w:hanging="720"/>
            <w:rPr>
              <w:noProof/>
            </w:rPr>
          </w:pPr>
          <w:r>
            <w:rPr>
              <w:noProof/>
            </w:rPr>
            <w:t xml:space="preserve">Fagan, M.E. "Design and code inspections to reduce errors in program development." </w:t>
          </w:r>
          <w:r>
            <w:rPr>
              <w:i/>
              <w:iCs/>
              <w:noProof/>
            </w:rPr>
            <w:t>IBM Systems Journal</w:t>
          </w:r>
          <w:r>
            <w:rPr>
              <w:noProof/>
            </w:rPr>
            <w:t>, 1976.</w:t>
          </w:r>
        </w:p>
        <w:p w14:paraId="5600DCB5" w14:textId="77777777" w:rsidR="00D1755B" w:rsidRDefault="00D1755B" w:rsidP="00D1755B">
          <w:pPr>
            <w:pStyle w:val="Bibliography"/>
            <w:ind w:left="720" w:hanging="720"/>
            <w:rPr>
              <w:noProof/>
            </w:rPr>
          </w:pPr>
          <w:r>
            <w:rPr>
              <w:noProof/>
            </w:rPr>
            <w:t xml:space="preserve">Flyvbjerg, B. "Five misunderstandings about case-study research." </w:t>
          </w:r>
          <w:r>
            <w:rPr>
              <w:i/>
              <w:iCs/>
              <w:noProof/>
            </w:rPr>
            <w:t>Qu</w:t>
          </w:r>
          <w:bookmarkStart w:id="34" w:name="_GoBack"/>
          <w:bookmarkEnd w:id="34"/>
          <w:r>
            <w:rPr>
              <w:i/>
              <w:iCs/>
              <w:noProof/>
            </w:rPr>
            <w:t>alitative inquiry</w:t>
          </w:r>
          <w:r>
            <w:rPr>
              <w:noProof/>
            </w:rPr>
            <w:t xml:space="preserve"> 12, no. 2 (2006): 219-245.</w:t>
          </w:r>
        </w:p>
        <w:p w14:paraId="7A1FF733" w14:textId="77777777" w:rsidR="00D1755B" w:rsidRDefault="00D1755B" w:rsidP="00D1755B">
          <w:pPr>
            <w:pStyle w:val="Bibliography"/>
            <w:ind w:left="720" w:hanging="720"/>
            <w:rPr>
              <w:noProof/>
            </w:rPr>
          </w:pPr>
          <w:r>
            <w:rPr>
              <w:i/>
              <w:iCs/>
              <w:noProof/>
            </w:rPr>
            <w:t>Gerrit (software).</w:t>
          </w:r>
          <w:r>
            <w:rPr>
              <w:noProof/>
            </w:rPr>
            <w:t xml:space="preserve"> Wikipedia Article. June 2012.</w:t>
          </w:r>
        </w:p>
        <w:p w14:paraId="375B4B80" w14:textId="77777777" w:rsidR="00D1755B" w:rsidRDefault="00D1755B" w:rsidP="00D1755B">
          <w:pPr>
            <w:pStyle w:val="Bibliography"/>
            <w:ind w:left="720" w:hanging="720"/>
            <w:rPr>
              <w:noProof/>
            </w:rPr>
          </w:pPr>
          <w:r>
            <w:rPr>
              <w:noProof/>
            </w:rPr>
            <w:t xml:space="preserve">Gintell, John, John Arnold, Michael Houde, Jacek Kruszelnicki, Roland McKenney, and G\'erard Memmi. "Scrutiny: A Collaborative Inspection and Review System." </w:t>
          </w:r>
          <w:r>
            <w:rPr>
              <w:i/>
              <w:iCs/>
              <w:noProof/>
            </w:rPr>
            <w:t>Proceedings of the 4th European Software Engineering Conference.</w:t>
          </w:r>
          <w:r>
            <w:rPr>
              <w:noProof/>
            </w:rPr>
            <w:t xml:space="preserve"> Springer-Verlag, 1993. 344--360.</w:t>
          </w:r>
        </w:p>
        <w:p w14:paraId="446C3D99" w14:textId="77777777" w:rsidR="00D1755B" w:rsidRDefault="00D1755B" w:rsidP="00D1755B">
          <w:pPr>
            <w:pStyle w:val="Bibliography"/>
            <w:ind w:left="720" w:hanging="720"/>
            <w:rPr>
              <w:noProof/>
            </w:rPr>
          </w:pPr>
          <w:r>
            <w:rPr>
              <w:noProof/>
            </w:rPr>
            <w:t xml:space="preserve">Golafshani, N. "Understanding reliability and validity in qualitative research." </w:t>
          </w:r>
          <w:r>
            <w:rPr>
              <w:i/>
              <w:iCs/>
              <w:noProof/>
            </w:rPr>
            <w:t>The qualitative report</w:t>
          </w:r>
          <w:r>
            <w:rPr>
              <w:noProof/>
            </w:rPr>
            <w:t xml:space="preserve"> 8 (2003): 597--607.</w:t>
          </w:r>
        </w:p>
        <w:p w14:paraId="0783F718" w14:textId="77777777" w:rsidR="00D1755B" w:rsidRDefault="00D1755B" w:rsidP="00D1755B">
          <w:pPr>
            <w:pStyle w:val="Bibliography"/>
            <w:ind w:left="720" w:hanging="720"/>
            <w:rPr>
              <w:noProof/>
            </w:rPr>
          </w:pPr>
          <w:r>
            <w:rPr>
              <w:noProof/>
            </w:rPr>
            <w:t xml:space="preserve">Johnson, J.P. "Collaboration, Peer Review, and Open Source Software." </w:t>
          </w:r>
          <w:r>
            <w:rPr>
              <w:i/>
              <w:iCs/>
              <w:noProof/>
            </w:rPr>
            <w:t>Information Economics and Policy</w:t>
          </w:r>
          <w:r>
            <w:rPr>
              <w:noProof/>
            </w:rPr>
            <w:t xml:space="preserve"> 18 (2006): 477-497.</w:t>
          </w:r>
        </w:p>
        <w:p w14:paraId="6CAB0565" w14:textId="77777777" w:rsidR="00D1755B" w:rsidRDefault="00D1755B" w:rsidP="00D1755B">
          <w:pPr>
            <w:pStyle w:val="Bibliography"/>
            <w:ind w:left="720" w:hanging="720"/>
            <w:rPr>
              <w:noProof/>
            </w:rPr>
          </w:pPr>
          <w:r>
            <w:rPr>
              <w:noProof/>
            </w:rPr>
            <w:t xml:space="preserve">Kennedy, Niall. </w:t>
          </w:r>
          <w:r>
            <w:rPr>
              <w:i/>
              <w:iCs/>
              <w:noProof/>
            </w:rPr>
            <w:t>How Google does web-based code reviews with Mondrian.</w:t>
          </w:r>
          <w:r>
            <w:rPr>
              <w:noProof/>
            </w:rPr>
            <w:t xml:space="preserve"> Dec 2006.</w:t>
          </w:r>
        </w:p>
        <w:p w14:paraId="77FADDF0" w14:textId="77777777" w:rsidR="00D1755B" w:rsidRDefault="00D1755B" w:rsidP="00D1755B">
          <w:pPr>
            <w:pStyle w:val="Bibliography"/>
            <w:ind w:left="720" w:hanging="720"/>
            <w:rPr>
              <w:noProof/>
            </w:rPr>
          </w:pPr>
          <w:r>
            <w:rPr>
              <w:noProof/>
            </w:rPr>
            <w:t xml:space="preserve">Kitchenham, B. A., and S. L. Pfleeger. "Personal Opinion Surveys." In </w:t>
          </w:r>
          <w:r>
            <w:rPr>
              <w:i/>
              <w:iCs/>
              <w:noProof/>
            </w:rPr>
            <w:t>Guide to Advanced Empirical Software Engineering</w:t>
          </w:r>
          <w:r>
            <w:rPr>
              <w:noProof/>
            </w:rPr>
            <w:t>, edited by Forrest Shull, Janice Singer and Dag I. K. Sjøberg. Springer, 2007.</w:t>
          </w:r>
        </w:p>
        <w:p w14:paraId="6E212FE7" w14:textId="77777777" w:rsidR="00D1755B" w:rsidRDefault="00D1755B" w:rsidP="00D1755B">
          <w:pPr>
            <w:pStyle w:val="Bibliography"/>
            <w:ind w:left="720" w:hanging="720"/>
            <w:rPr>
              <w:noProof/>
            </w:rPr>
          </w:pPr>
          <w:r>
            <w:rPr>
              <w:noProof/>
            </w:rPr>
            <w:lastRenderedPageBreak/>
            <w:t xml:space="preserve">Kuper, A., and J. Kuper. </w:t>
          </w:r>
          <w:r>
            <w:rPr>
              <w:i/>
              <w:iCs/>
              <w:noProof/>
            </w:rPr>
            <w:t>The Social Science Encyclopedia.</w:t>
          </w:r>
          <w:r>
            <w:rPr>
              <w:noProof/>
            </w:rPr>
            <w:t xml:space="preserve"> Routledge, 1985.</w:t>
          </w:r>
        </w:p>
        <w:p w14:paraId="0A37AA88" w14:textId="77777777" w:rsidR="00D1755B" w:rsidRDefault="00D1755B" w:rsidP="00D1755B">
          <w:pPr>
            <w:pStyle w:val="Bibliography"/>
            <w:ind w:left="720" w:hanging="720"/>
            <w:rPr>
              <w:noProof/>
            </w:rPr>
          </w:pPr>
          <w:r>
            <w:rPr>
              <w:noProof/>
            </w:rPr>
            <w:t xml:space="preserve">Laitenberger, O. "A Survey of Software Inspection Technologies." In </w:t>
          </w:r>
          <w:r>
            <w:rPr>
              <w:i/>
              <w:iCs/>
              <w:noProof/>
            </w:rPr>
            <w:t>Handbook on Software Engineering and Knowledge Engineering</w:t>
          </w:r>
          <w:r>
            <w:rPr>
              <w:noProof/>
            </w:rPr>
            <w:t>, 517-555. 2002.</w:t>
          </w:r>
        </w:p>
        <w:p w14:paraId="1495CF64" w14:textId="77777777" w:rsidR="00D1755B" w:rsidRDefault="00D1755B" w:rsidP="00D1755B">
          <w:pPr>
            <w:pStyle w:val="Bibliography"/>
            <w:ind w:left="720" w:hanging="720"/>
            <w:rPr>
              <w:noProof/>
            </w:rPr>
          </w:pPr>
          <w:r>
            <w:rPr>
              <w:noProof/>
            </w:rPr>
            <w:t xml:space="preserve">LaToza, T., G. Venolia, and R. DeLine. "Maintaining mental models: a study of developer work habits." </w:t>
          </w:r>
          <w:r>
            <w:rPr>
              <w:i/>
              <w:iCs/>
              <w:noProof/>
            </w:rPr>
            <w:t>Proceedings of ICSE.</w:t>
          </w:r>
          <w:r>
            <w:rPr>
              <w:noProof/>
            </w:rPr>
            <w:t xml:space="preserve"> ACM, 2006.</w:t>
          </w:r>
        </w:p>
        <w:p w14:paraId="5241FAB5" w14:textId="77777777" w:rsidR="00D1755B" w:rsidRDefault="00D1755B" w:rsidP="00D1755B">
          <w:pPr>
            <w:pStyle w:val="Bibliography"/>
            <w:ind w:left="720" w:hanging="720"/>
            <w:rPr>
              <w:noProof/>
            </w:rPr>
          </w:pPr>
          <w:r>
            <w:rPr>
              <w:noProof/>
            </w:rPr>
            <w:t xml:space="preserve">Lethbridge, T., S. Sim, and J. Singer. "Studying software engineers: Data collection techniques for software field studies." </w:t>
          </w:r>
          <w:r>
            <w:rPr>
              <w:i/>
              <w:iCs/>
              <w:noProof/>
            </w:rPr>
            <w:t>Empirical Software Engineering</w:t>
          </w:r>
          <w:r>
            <w:rPr>
              <w:noProof/>
            </w:rPr>
            <w:t xml:space="preserve"> 10 (2005): 311--341.</w:t>
          </w:r>
        </w:p>
        <w:p w14:paraId="483BC141" w14:textId="77777777" w:rsidR="00D1755B" w:rsidRDefault="00D1755B" w:rsidP="00D1755B">
          <w:pPr>
            <w:pStyle w:val="Bibliography"/>
            <w:ind w:left="720" w:hanging="720"/>
            <w:rPr>
              <w:noProof/>
            </w:rPr>
          </w:pPr>
          <w:r>
            <w:rPr>
              <w:noProof/>
            </w:rPr>
            <w:t xml:space="preserve">Lindlof, T., and B. Taylor. </w:t>
          </w:r>
          <w:r>
            <w:rPr>
              <w:i/>
              <w:iCs/>
              <w:noProof/>
            </w:rPr>
            <w:t>Qualitative Communication Research Methods.</w:t>
          </w:r>
          <w:r>
            <w:rPr>
              <w:noProof/>
            </w:rPr>
            <w:t xml:space="preserve"> Sage, 2002.</w:t>
          </w:r>
        </w:p>
        <w:p w14:paraId="3771A9BD" w14:textId="77777777" w:rsidR="00D1755B" w:rsidRDefault="00D1755B" w:rsidP="00D1755B">
          <w:pPr>
            <w:pStyle w:val="Bibliography"/>
            <w:ind w:left="720" w:hanging="720"/>
            <w:rPr>
              <w:noProof/>
            </w:rPr>
          </w:pPr>
          <w:r>
            <w:rPr>
              <w:noProof/>
            </w:rPr>
            <w:t xml:space="preserve">Mashayekhi, Vahid, Chris Feulner, and John Riedl. "CAIS: collaborative asynchronous inspection of software." </w:t>
          </w:r>
          <w:r>
            <w:rPr>
              <w:i/>
              <w:iCs/>
              <w:noProof/>
            </w:rPr>
            <w:t>SIGSOFT Softw. Eng. Notes</w:t>
          </w:r>
          <w:r>
            <w:rPr>
              <w:noProof/>
            </w:rPr>
            <w:t xml:space="preserve"> (ACM) 19 (dec 1994): 21--34.</w:t>
          </w:r>
        </w:p>
        <w:p w14:paraId="1E898A4F" w14:textId="77777777" w:rsidR="00D1755B" w:rsidRDefault="00D1755B" w:rsidP="00D1755B">
          <w:pPr>
            <w:pStyle w:val="Bibliography"/>
            <w:ind w:left="720" w:hanging="720"/>
            <w:rPr>
              <w:noProof/>
            </w:rPr>
          </w:pPr>
          <w:r>
            <w:rPr>
              <w:noProof/>
            </w:rPr>
            <w:t xml:space="preserve">Porter, A., H. Siy, and L. Votta. "A review of software inspections." </w:t>
          </w:r>
          <w:r>
            <w:rPr>
              <w:i/>
              <w:iCs/>
              <w:noProof/>
            </w:rPr>
            <w:t>Advances in Computers</w:t>
          </w:r>
          <w:r>
            <w:rPr>
              <w:noProof/>
            </w:rPr>
            <w:t xml:space="preserve"> (Elsevier) 42 (1996): 39--76.</w:t>
          </w:r>
        </w:p>
        <w:p w14:paraId="1D8BB997" w14:textId="77777777" w:rsidR="00D1755B" w:rsidRDefault="00D1755B" w:rsidP="00D1755B">
          <w:pPr>
            <w:pStyle w:val="Bibliography"/>
            <w:ind w:left="720" w:hanging="720"/>
            <w:rPr>
              <w:noProof/>
            </w:rPr>
          </w:pPr>
          <w:r>
            <w:rPr>
              <w:noProof/>
            </w:rPr>
            <w:t xml:space="preserve">Punter, T., M. Ciolkowski, B. G. Freimut, and I. John. "Conducting on-line surveys in software </w:t>
          </w:r>
          <w:r>
            <w:rPr>
              <w:noProof/>
            </w:rPr>
            <w:lastRenderedPageBreak/>
            <w:t xml:space="preserve">engineering." </w:t>
          </w:r>
          <w:r>
            <w:rPr>
              <w:i/>
              <w:iCs/>
              <w:noProof/>
            </w:rPr>
            <w:t>Proc. of International Symposium on Empirical Software Engineering.</w:t>
          </w:r>
          <w:r>
            <w:rPr>
              <w:noProof/>
            </w:rPr>
            <w:t xml:space="preserve"> 2003.</w:t>
          </w:r>
        </w:p>
        <w:p w14:paraId="145B94E0" w14:textId="77777777" w:rsidR="00D1755B" w:rsidRDefault="00D1755B" w:rsidP="00D1755B">
          <w:pPr>
            <w:pStyle w:val="Bibliography"/>
            <w:ind w:left="720" w:hanging="720"/>
            <w:rPr>
              <w:noProof/>
            </w:rPr>
          </w:pPr>
          <w:r>
            <w:rPr>
              <w:noProof/>
            </w:rPr>
            <w:t xml:space="preserve">Rigby, P., B. Cleary, F. Painchaud, M. Storey, and D. German. "Open Source Peer Review – Lessons and Recommendations for." </w:t>
          </w:r>
          <w:r>
            <w:rPr>
              <w:i/>
              <w:iCs/>
              <w:noProof/>
            </w:rPr>
            <w:t>IEEE Software</w:t>
          </w:r>
          <w:r>
            <w:rPr>
              <w:noProof/>
            </w:rPr>
            <w:t xml:space="preserve"> (IEEE), 2012.</w:t>
          </w:r>
        </w:p>
        <w:p w14:paraId="186AFFA3" w14:textId="77777777" w:rsidR="00D1755B" w:rsidRDefault="00D1755B" w:rsidP="00D1755B">
          <w:pPr>
            <w:pStyle w:val="Bibliography"/>
            <w:ind w:left="720" w:hanging="720"/>
            <w:rPr>
              <w:noProof/>
            </w:rPr>
          </w:pPr>
          <w:r>
            <w:rPr>
              <w:noProof/>
            </w:rPr>
            <w:t xml:space="preserve">Rigby, P., D. German, and M. Storey. "Open source software peer review practices: a case study of the apache server." </w:t>
          </w:r>
          <w:r>
            <w:rPr>
              <w:i/>
              <w:iCs/>
              <w:noProof/>
            </w:rPr>
            <w:t>Proceedings of ICSE.</w:t>
          </w:r>
          <w:r>
            <w:rPr>
              <w:noProof/>
            </w:rPr>
            <w:t xml:space="preserve"> ACM, 2008.</w:t>
          </w:r>
        </w:p>
        <w:p w14:paraId="5BDDD4C6" w14:textId="77777777" w:rsidR="00D1755B" w:rsidRDefault="00D1755B" w:rsidP="00D1755B">
          <w:pPr>
            <w:pStyle w:val="Bibliography"/>
            <w:ind w:left="720" w:hanging="720"/>
            <w:rPr>
              <w:noProof/>
            </w:rPr>
          </w:pPr>
          <w:r>
            <w:rPr>
              <w:noProof/>
            </w:rPr>
            <w:t>Shull. "Inspecting the History of Inspections." 2008.</w:t>
          </w:r>
        </w:p>
        <w:p w14:paraId="6838917C" w14:textId="77777777" w:rsidR="00D1755B" w:rsidRDefault="00D1755B" w:rsidP="00D1755B">
          <w:pPr>
            <w:pStyle w:val="Bibliography"/>
            <w:ind w:left="720" w:hanging="720"/>
            <w:rPr>
              <w:noProof/>
            </w:rPr>
          </w:pPr>
          <w:r>
            <w:rPr>
              <w:noProof/>
            </w:rPr>
            <w:t xml:space="preserve">Stuart J. Janis, Janice E. Shade. </w:t>
          </w:r>
          <w:r>
            <w:rPr>
              <w:i/>
              <w:iCs/>
              <w:noProof/>
            </w:rPr>
            <w:t>Improving Performance Through Statistical Thinking.</w:t>
          </w:r>
          <w:r>
            <w:rPr>
              <w:noProof/>
            </w:rPr>
            <w:t xml:space="preserve"> Mcgraw-Hill, 2000.</w:t>
          </w:r>
        </w:p>
        <w:p w14:paraId="5D322EEB" w14:textId="77777777" w:rsidR="00D1755B" w:rsidRDefault="00D1755B" w:rsidP="00D1755B">
          <w:pPr>
            <w:pStyle w:val="Bibliography"/>
            <w:ind w:left="720" w:hanging="720"/>
            <w:rPr>
              <w:noProof/>
            </w:rPr>
          </w:pPr>
          <w:r>
            <w:rPr>
              <w:noProof/>
            </w:rPr>
            <w:t xml:space="preserve">Sutherland, A., and G. Venolia. "Can peer code reviews be exploited for later information needs?" </w:t>
          </w:r>
          <w:r>
            <w:rPr>
              <w:i/>
              <w:iCs/>
              <w:noProof/>
            </w:rPr>
            <w:t>Proceedings of ICSE.</w:t>
          </w:r>
          <w:r>
            <w:rPr>
              <w:noProof/>
            </w:rPr>
            <w:t xml:space="preserve"> 2009.</w:t>
          </w:r>
        </w:p>
        <w:p w14:paraId="693EC449" w14:textId="77777777" w:rsidR="00D1755B" w:rsidRDefault="00D1755B" w:rsidP="00D1755B">
          <w:pPr>
            <w:pStyle w:val="Bibliography"/>
            <w:ind w:left="720" w:hanging="720"/>
            <w:rPr>
              <w:noProof/>
            </w:rPr>
          </w:pPr>
          <w:r>
            <w:rPr>
              <w:noProof/>
            </w:rPr>
            <w:t xml:space="preserve">Tsotsis, Alexia. </w:t>
          </w:r>
          <w:r>
            <w:rPr>
              <w:i/>
              <w:iCs/>
              <w:noProof/>
            </w:rPr>
            <w:t>Meet Phabricator, The Witty Code Review Tool Built Inside Facebook.</w:t>
          </w:r>
          <w:r>
            <w:rPr>
              <w:noProof/>
            </w:rPr>
            <w:t xml:space="preserve"> August 2011.</w:t>
          </w:r>
        </w:p>
        <w:p w14:paraId="27FD1956" w14:textId="77777777" w:rsidR="00D1755B" w:rsidRDefault="00D1755B" w:rsidP="00D1755B">
          <w:pPr>
            <w:pStyle w:val="Bibliography"/>
            <w:ind w:left="720" w:hanging="720"/>
            <w:rPr>
              <w:noProof/>
            </w:rPr>
          </w:pPr>
          <w:r>
            <w:rPr>
              <w:noProof/>
            </w:rPr>
            <w:t xml:space="preserve">Tyagi, P. K. "The Effects of Appeals, Anonymity, and Feedback on Mail Survey Response Patterns from Salespeople." </w:t>
          </w:r>
          <w:r>
            <w:rPr>
              <w:i/>
              <w:iCs/>
              <w:noProof/>
            </w:rPr>
            <w:t>Journal of The Academy of Marketing Science</w:t>
          </w:r>
          <w:r>
            <w:rPr>
              <w:noProof/>
            </w:rPr>
            <w:t>, 1989.</w:t>
          </w:r>
        </w:p>
        <w:p w14:paraId="33C1B28A" w14:textId="77777777" w:rsidR="00D1755B" w:rsidRDefault="00D1755B" w:rsidP="00D1755B">
          <w:pPr>
            <w:pStyle w:val="Bibliography"/>
            <w:ind w:left="720" w:hanging="720"/>
            <w:rPr>
              <w:noProof/>
            </w:rPr>
          </w:pPr>
          <w:r>
            <w:rPr>
              <w:noProof/>
            </w:rPr>
            <w:t xml:space="preserve">Votta, L.G. "Does every inspection need a meeting?" </w:t>
          </w:r>
          <w:r>
            <w:rPr>
              <w:i/>
              <w:iCs/>
              <w:noProof/>
            </w:rPr>
            <w:t>ACM SIGSOFT Software Engineering Notes</w:t>
          </w:r>
          <w:r>
            <w:rPr>
              <w:noProof/>
            </w:rPr>
            <w:t xml:space="preserve"> (ACM) 18 (1993): 107--114.</w:t>
          </w:r>
        </w:p>
        <w:p w14:paraId="28EB17C0" w14:textId="77777777" w:rsidR="00D1755B" w:rsidRDefault="00D1755B" w:rsidP="00D1755B">
          <w:pPr>
            <w:pStyle w:val="Bibliography"/>
            <w:ind w:left="720" w:hanging="720"/>
            <w:rPr>
              <w:noProof/>
            </w:rPr>
          </w:pPr>
          <w:r>
            <w:rPr>
              <w:noProof/>
            </w:rPr>
            <w:t xml:space="preserve">Weiss, R. S. </w:t>
          </w:r>
          <w:r>
            <w:rPr>
              <w:i/>
              <w:iCs/>
              <w:noProof/>
            </w:rPr>
            <w:t>Learning From Strangers: The Art and Method of Qualitative Interview Studies.</w:t>
          </w:r>
          <w:r>
            <w:rPr>
              <w:noProof/>
            </w:rPr>
            <w:t xml:space="preserve"> The Free Press, 1995.</w:t>
          </w:r>
        </w:p>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14:paraId="15E1A2F4" w14:textId="54232B8C" w:rsidR="00537F1D" w:rsidRPr="00B20BD8" w:rsidRDefault="002713B0" w:rsidP="00D1755B">
          <w:pPr>
            <w:jc w:val="left"/>
            <w:rPr>
              <w:sz w:val="17"/>
            </w:rPr>
            <w:sectPr w:rsidR="00537F1D" w:rsidRPr="00B20BD8">
              <w:type w:val="continuous"/>
              <w:pgSz w:w="12240" w:h="15840"/>
              <w:pgMar w:top="1080" w:right="893" w:bottom="1440" w:left="893" w:header="720" w:footer="720" w:gutter="0"/>
              <w:cols w:num="2" w:space="360"/>
              <w:docGrid w:linePitch="360"/>
            </w:sectPr>
          </w:pPr>
          <w:r w:rsidRPr="00B20BD8">
            <w:rPr>
              <w:b/>
              <w:bCs/>
              <w:sz w:val="17"/>
              <w:szCs w:val="17"/>
            </w:rPr>
            <w:fldChar w:fldCharType="end"/>
          </w:r>
        </w:p>
      </w:sdtContent>
    </w:sdt>
    <w:p w14:paraId="70AE0A14" w14:textId="77777777" w:rsidR="0019657B" w:rsidRPr="00B20BD8" w:rsidRDefault="0019657B" w:rsidP="00B20BD8">
      <w:pPr>
        <w:jc w:val="left"/>
        <w:rPr>
          <w:sz w:val="17"/>
        </w:rPr>
      </w:pPr>
    </w:p>
    <w:sectPr w:rsidR="0019657B" w:rsidRPr="00B20BD8">
      <w:type w:val="continuous"/>
      <w:pgSz w:w="12240" w:h="15840"/>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47444EC8"/>
    <w:lvl w:ilvl="0">
      <w:start w:val="1"/>
      <w:numFmt w:val="upperRoman"/>
      <w:pStyle w:val="Heading1"/>
      <w:suff w:val="space"/>
      <w:lvlText w:val="%1."/>
      <w:lvlJc w:val="center"/>
      <w:pPr>
        <w:ind w:left="0" w:firstLine="216"/>
      </w:pPr>
      <w:rPr>
        <w:rFonts w:cs="Times New Roman" w:hint="default"/>
        <w:i w:val="0"/>
        <w:iCs w:val="0"/>
      </w:rPr>
    </w:lvl>
    <w:lvl w:ilvl="1">
      <w:start w:val="1"/>
      <w:numFmt w:val="upperLetter"/>
      <w:pStyle w:val="Heading2"/>
      <w:lvlText w:val="%2."/>
      <w:lvlJc w:val="left"/>
      <w:pPr>
        <w:tabs>
          <w:tab w:val="num" w:pos="227"/>
        </w:tabs>
        <w:ind w:left="288" w:hanging="288"/>
      </w:pPr>
      <w:rPr>
        <w:rFonts w:cs="Times New Roman" w:hint="default"/>
      </w:rPr>
    </w:lvl>
    <w:lvl w:ilvl="2">
      <w:start w:val="1"/>
      <w:numFmt w:val="decimal"/>
      <w:pStyle w:val="Heading3"/>
      <w:lvlText w:val="%3)"/>
      <w:lvlJc w:val="left"/>
      <w:pPr>
        <w:tabs>
          <w:tab w:val="num" w:pos="425"/>
        </w:tabs>
        <w:ind w:left="0" w:firstLine="180"/>
      </w:pPr>
      <w:rPr>
        <w:rFonts w:cs="Times New Roman" w:hint="default"/>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suff w:val="nothing"/>
      <w:lvlText w:val=""/>
      <w:lvlJc w:val="left"/>
      <w:pPr>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decimal"/>
      <w:pStyle w:val="figurecaption"/>
      <w:suff w:val="space"/>
      <w:lvlText w:val="Fig. %1. "/>
      <w:lvlJc w:val="left"/>
      <w:pPr>
        <w:tabs>
          <w:tab w:val="num" w:pos="0"/>
        </w:tabs>
        <w:ind w:left="0" w:firstLine="0"/>
      </w:pPr>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nsid w:val="00000006"/>
    <w:multiLevelType w:val="singleLevel"/>
    <w:tmpl w:val="00000006"/>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abstractNum w:abstractNumId="6">
    <w:nsid w:val="03686DC0"/>
    <w:multiLevelType w:val="hybridMultilevel"/>
    <w:tmpl w:val="52C6C7A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167D671D"/>
    <w:multiLevelType w:val="hybridMultilevel"/>
    <w:tmpl w:val="B04CC3AA"/>
    <w:lvl w:ilvl="0" w:tplc="FF32AD7A">
      <w:start w:val="1"/>
      <w:numFmt w:val="decimal"/>
      <w:lvlText w:val="%1."/>
      <w:lvlJc w:val="left"/>
      <w:pPr>
        <w:ind w:left="648" w:hanging="360"/>
      </w:pPr>
      <w:rPr>
        <w:rFonts w:hint="default"/>
        <w:b/>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nsid w:val="17816973"/>
    <w:multiLevelType w:val="hybridMultilevel"/>
    <w:tmpl w:val="4F74741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nsid w:val="17CE5F98"/>
    <w:multiLevelType w:val="hybridMultilevel"/>
    <w:tmpl w:val="0572230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nsid w:val="287B1FE3"/>
    <w:multiLevelType w:val="hybridMultilevel"/>
    <w:tmpl w:val="DBF03E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388744A9"/>
    <w:multiLevelType w:val="hybridMultilevel"/>
    <w:tmpl w:val="76AE5852"/>
    <w:lvl w:ilvl="0" w:tplc="693C801E">
      <w:start w:val="1"/>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nsid w:val="685843CD"/>
    <w:multiLevelType w:val="hybridMultilevel"/>
    <w:tmpl w:val="1E8AE588"/>
    <w:lvl w:ilvl="0" w:tplc="76CC158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nsid w:val="711D2730"/>
    <w:multiLevelType w:val="hybridMultilevel"/>
    <w:tmpl w:val="4374365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73BD5ADD"/>
    <w:multiLevelType w:val="hybridMultilevel"/>
    <w:tmpl w:val="FFA61AD4"/>
    <w:lvl w:ilvl="0" w:tplc="6D42DCA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8"/>
  </w:num>
  <w:num w:numId="8">
    <w:abstractNumId w:val="14"/>
  </w:num>
  <w:num w:numId="9">
    <w:abstractNumId w:val="12"/>
  </w:num>
  <w:num w:numId="10">
    <w:abstractNumId w:val="11"/>
  </w:num>
  <w:num w:numId="11">
    <w:abstractNumId w:val="10"/>
  </w:num>
  <w:num w:numId="12">
    <w:abstractNumId w:val="6"/>
  </w:num>
  <w:num w:numId="13">
    <w:abstractNumId w:val="9"/>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7C1"/>
    <w:rsid w:val="00000789"/>
    <w:rsid w:val="000011E9"/>
    <w:rsid w:val="0000206D"/>
    <w:rsid w:val="000025E0"/>
    <w:rsid w:val="0000412E"/>
    <w:rsid w:val="000058C2"/>
    <w:rsid w:val="00005CC5"/>
    <w:rsid w:val="00007FED"/>
    <w:rsid w:val="00011488"/>
    <w:rsid w:val="00012130"/>
    <w:rsid w:val="00012135"/>
    <w:rsid w:val="00012DC9"/>
    <w:rsid w:val="000148AD"/>
    <w:rsid w:val="00015116"/>
    <w:rsid w:val="00016442"/>
    <w:rsid w:val="000168B1"/>
    <w:rsid w:val="000168FB"/>
    <w:rsid w:val="00016F8F"/>
    <w:rsid w:val="00023687"/>
    <w:rsid w:val="000236EE"/>
    <w:rsid w:val="000241E9"/>
    <w:rsid w:val="00024DDC"/>
    <w:rsid w:val="00026B26"/>
    <w:rsid w:val="000272C0"/>
    <w:rsid w:val="00030001"/>
    <w:rsid w:val="000329EB"/>
    <w:rsid w:val="00032D8A"/>
    <w:rsid w:val="00033ADB"/>
    <w:rsid w:val="0003640B"/>
    <w:rsid w:val="0003671F"/>
    <w:rsid w:val="00037A0C"/>
    <w:rsid w:val="00037F37"/>
    <w:rsid w:val="00040C04"/>
    <w:rsid w:val="00041D94"/>
    <w:rsid w:val="00042674"/>
    <w:rsid w:val="0004292C"/>
    <w:rsid w:val="00044928"/>
    <w:rsid w:val="000458D6"/>
    <w:rsid w:val="00047427"/>
    <w:rsid w:val="00050D96"/>
    <w:rsid w:val="00051285"/>
    <w:rsid w:val="00053BC9"/>
    <w:rsid w:val="00054100"/>
    <w:rsid w:val="00054E6F"/>
    <w:rsid w:val="00056FBB"/>
    <w:rsid w:val="000616ED"/>
    <w:rsid w:val="00063E4B"/>
    <w:rsid w:val="00065580"/>
    <w:rsid w:val="000675EB"/>
    <w:rsid w:val="000678B0"/>
    <w:rsid w:val="00067A95"/>
    <w:rsid w:val="000722E8"/>
    <w:rsid w:val="000750CB"/>
    <w:rsid w:val="00076E61"/>
    <w:rsid w:val="00080EC2"/>
    <w:rsid w:val="000818C5"/>
    <w:rsid w:val="00082EF0"/>
    <w:rsid w:val="000848C2"/>
    <w:rsid w:val="0008567E"/>
    <w:rsid w:val="00090385"/>
    <w:rsid w:val="000906C5"/>
    <w:rsid w:val="0009089C"/>
    <w:rsid w:val="0009460E"/>
    <w:rsid w:val="000A1ACE"/>
    <w:rsid w:val="000A1EB3"/>
    <w:rsid w:val="000A4155"/>
    <w:rsid w:val="000A4A92"/>
    <w:rsid w:val="000A4D77"/>
    <w:rsid w:val="000A4E85"/>
    <w:rsid w:val="000A4EAE"/>
    <w:rsid w:val="000A6324"/>
    <w:rsid w:val="000B0D8A"/>
    <w:rsid w:val="000B282B"/>
    <w:rsid w:val="000B2E9D"/>
    <w:rsid w:val="000B55C0"/>
    <w:rsid w:val="000B689B"/>
    <w:rsid w:val="000C0305"/>
    <w:rsid w:val="000C1281"/>
    <w:rsid w:val="000C1620"/>
    <w:rsid w:val="000C2403"/>
    <w:rsid w:val="000C4A40"/>
    <w:rsid w:val="000C4F27"/>
    <w:rsid w:val="000C57A2"/>
    <w:rsid w:val="000C5D35"/>
    <w:rsid w:val="000D0A59"/>
    <w:rsid w:val="000D17EE"/>
    <w:rsid w:val="000D3C50"/>
    <w:rsid w:val="000D42B3"/>
    <w:rsid w:val="000D6515"/>
    <w:rsid w:val="000D7441"/>
    <w:rsid w:val="000E0413"/>
    <w:rsid w:val="000E1F6F"/>
    <w:rsid w:val="000E77A0"/>
    <w:rsid w:val="000F0B15"/>
    <w:rsid w:val="000F5A88"/>
    <w:rsid w:val="000F60C4"/>
    <w:rsid w:val="00100726"/>
    <w:rsid w:val="00100AD7"/>
    <w:rsid w:val="001046CF"/>
    <w:rsid w:val="001101C0"/>
    <w:rsid w:val="0011030F"/>
    <w:rsid w:val="00110F7C"/>
    <w:rsid w:val="00111728"/>
    <w:rsid w:val="00114FBE"/>
    <w:rsid w:val="00116353"/>
    <w:rsid w:val="00116BDE"/>
    <w:rsid w:val="00122A85"/>
    <w:rsid w:val="00127436"/>
    <w:rsid w:val="001338A6"/>
    <w:rsid w:val="00133D9D"/>
    <w:rsid w:val="00141756"/>
    <w:rsid w:val="00141ADE"/>
    <w:rsid w:val="001425EE"/>
    <w:rsid w:val="0014333F"/>
    <w:rsid w:val="001456EC"/>
    <w:rsid w:val="00150EF3"/>
    <w:rsid w:val="0015363A"/>
    <w:rsid w:val="00153993"/>
    <w:rsid w:val="00154938"/>
    <w:rsid w:val="001577EC"/>
    <w:rsid w:val="00157807"/>
    <w:rsid w:val="001624CD"/>
    <w:rsid w:val="00162F36"/>
    <w:rsid w:val="001632FF"/>
    <w:rsid w:val="00163758"/>
    <w:rsid w:val="0016468E"/>
    <w:rsid w:val="001665C2"/>
    <w:rsid w:val="00167BF3"/>
    <w:rsid w:val="001703E1"/>
    <w:rsid w:val="00170556"/>
    <w:rsid w:val="00172EF5"/>
    <w:rsid w:val="00173DE8"/>
    <w:rsid w:val="00174CCE"/>
    <w:rsid w:val="00175C55"/>
    <w:rsid w:val="00175D7B"/>
    <w:rsid w:val="0017691A"/>
    <w:rsid w:val="00180024"/>
    <w:rsid w:val="0018200B"/>
    <w:rsid w:val="00183324"/>
    <w:rsid w:val="0018422E"/>
    <w:rsid w:val="00185A16"/>
    <w:rsid w:val="00187752"/>
    <w:rsid w:val="00191BB0"/>
    <w:rsid w:val="00191BBB"/>
    <w:rsid w:val="00192D61"/>
    <w:rsid w:val="00194274"/>
    <w:rsid w:val="0019657B"/>
    <w:rsid w:val="001A0489"/>
    <w:rsid w:val="001A0866"/>
    <w:rsid w:val="001A18D3"/>
    <w:rsid w:val="001A6325"/>
    <w:rsid w:val="001A72F3"/>
    <w:rsid w:val="001B0464"/>
    <w:rsid w:val="001B3208"/>
    <w:rsid w:val="001B56DC"/>
    <w:rsid w:val="001B606B"/>
    <w:rsid w:val="001B7E90"/>
    <w:rsid w:val="001C07AA"/>
    <w:rsid w:val="001C09E6"/>
    <w:rsid w:val="001C1C79"/>
    <w:rsid w:val="001C3AF6"/>
    <w:rsid w:val="001C475C"/>
    <w:rsid w:val="001C4820"/>
    <w:rsid w:val="001C51B5"/>
    <w:rsid w:val="001C5E5A"/>
    <w:rsid w:val="001C67F7"/>
    <w:rsid w:val="001D09DB"/>
    <w:rsid w:val="001D3309"/>
    <w:rsid w:val="001D58F2"/>
    <w:rsid w:val="001D7071"/>
    <w:rsid w:val="001E038A"/>
    <w:rsid w:val="001E16E3"/>
    <w:rsid w:val="001E197C"/>
    <w:rsid w:val="001E2A6C"/>
    <w:rsid w:val="001E34C8"/>
    <w:rsid w:val="001E587E"/>
    <w:rsid w:val="001E7A24"/>
    <w:rsid w:val="001F0E13"/>
    <w:rsid w:val="001F3443"/>
    <w:rsid w:val="001F6DA2"/>
    <w:rsid w:val="00200859"/>
    <w:rsid w:val="002038FE"/>
    <w:rsid w:val="00204397"/>
    <w:rsid w:val="002048F3"/>
    <w:rsid w:val="00205DE8"/>
    <w:rsid w:val="0020656F"/>
    <w:rsid w:val="00207D8E"/>
    <w:rsid w:val="002151A8"/>
    <w:rsid w:val="0022008A"/>
    <w:rsid w:val="00223BE7"/>
    <w:rsid w:val="0022424F"/>
    <w:rsid w:val="00226938"/>
    <w:rsid w:val="00226B8E"/>
    <w:rsid w:val="00230812"/>
    <w:rsid w:val="00233631"/>
    <w:rsid w:val="00234B85"/>
    <w:rsid w:val="00234D7A"/>
    <w:rsid w:val="00235E12"/>
    <w:rsid w:val="002364AA"/>
    <w:rsid w:val="0023696E"/>
    <w:rsid w:val="00237B02"/>
    <w:rsid w:val="0024018C"/>
    <w:rsid w:val="00240828"/>
    <w:rsid w:val="0024435C"/>
    <w:rsid w:val="00244940"/>
    <w:rsid w:val="00246F63"/>
    <w:rsid w:val="00251682"/>
    <w:rsid w:val="002516D9"/>
    <w:rsid w:val="0025719E"/>
    <w:rsid w:val="00257E97"/>
    <w:rsid w:val="0026029B"/>
    <w:rsid w:val="00261FD3"/>
    <w:rsid w:val="0026302B"/>
    <w:rsid w:val="00263836"/>
    <w:rsid w:val="00265506"/>
    <w:rsid w:val="00267E49"/>
    <w:rsid w:val="002700AF"/>
    <w:rsid w:val="002713B0"/>
    <w:rsid w:val="00271BF8"/>
    <w:rsid w:val="00273878"/>
    <w:rsid w:val="002748CC"/>
    <w:rsid w:val="002763DE"/>
    <w:rsid w:val="002830F0"/>
    <w:rsid w:val="00285711"/>
    <w:rsid w:val="00291F93"/>
    <w:rsid w:val="00292268"/>
    <w:rsid w:val="00293565"/>
    <w:rsid w:val="002946A5"/>
    <w:rsid w:val="00295C2B"/>
    <w:rsid w:val="002A1F94"/>
    <w:rsid w:val="002A3093"/>
    <w:rsid w:val="002A3D8D"/>
    <w:rsid w:val="002A4769"/>
    <w:rsid w:val="002A58C1"/>
    <w:rsid w:val="002A70E6"/>
    <w:rsid w:val="002A75CD"/>
    <w:rsid w:val="002A7DE8"/>
    <w:rsid w:val="002B3636"/>
    <w:rsid w:val="002B51C8"/>
    <w:rsid w:val="002B6BF3"/>
    <w:rsid w:val="002B7F38"/>
    <w:rsid w:val="002C0B22"/>
    <w:rsid w:val="002C0E8B"/>
    <w:rsid w:val="002C33D6"/>
    <w:rsid w:val="002C35EA"/>
    <w:rsid w:val="002C5739"/>
    <w:rsid w:val="002D03E2"/>
    <w:rsid w:val="002D0BF5"/>
    <w:rsid w:val="002D1A29"/>
    <w:rsid w:val="002D32B5"/>
    <w:rsid w:val="002D3722"/>
    <w:rsid w:val="002D78CA"/>
    <w:rsid w:val="002D7ACF"/>
    <w:rsid w:val="002D7C80"/>
    <w:rsid w:val="002E41E7"/>
    <w:rsid w:val="002E4930"/>
    <w:rsid w:val="002E6706"/>
    <w:rsid w:val="002F0538"/>
    <w:rsid w:val="002F1B95"/>
    <w:rsid w:val="002F476F"/>
    <w:rsid w:val="002F5445"/>
    <w:rsid w:val="002F5B2A"/>
    <w:rsid w:val="002F7A76"/>
    <w:rsid w:val="00300D58"/>
    <w:rsid w:val="00301DB4"/>
    <w:rsid w:val="00302BE5"/>
    <w:rsid w:val="003045AA"/>
    <w:rsid w:val="00310D49"/>
    <w:rsid w:val="003117C3"/>
    <w:rsid w:val="003153A5"/>
    <w:rsid w:val="0031746A"/>
    <w:rsid w:val="003175D5"/>
    <w:rsid w:val="0032092A"/>
    <w:rsid w:val="00321483"/>
    <w:rsid w:val="003222B2"/>
    <w:rsid w:val="00323143"/>
    <w:rsid w:val="0032654F"/>
    <w:rsid w:val="003334BD"/>
    <w:rsid w:val="00334AA1"/>
    <w:rsid w:val="00335346"/>
    <w:rsid w:val="00335F76"/>
    <w:rsid w:val="003373BA"/>
    <w:rsid w:val="0034011B"/>
    <w:rsid w:val="003444ED"/>
    <w:rsid w:val="00345E5F"/>
    <w:rsid w:val="003463E5"/>
    <w:rsid w:val="00351BD3"/>
    <w:rsid w:val="00352095"/>
    <w:rsid w:val="003522CB"/>
    <w:rsid w:val="00354C78"/>
    <w:rsid w:val="003566EB"/>
    <w:rsid w:val="00356BCA"/>
    <w:rsid w:val="0035787C"/>
    <w:rsid w:val="00357F02"/>
    <w:rsid w:val="00360C5B"/>
    <w:rsid w:val="003641E0"/>
    <w:rsid w:val="00365CDB"/>
    <w:rsid w:val="00372B9A"/>
    <w:rsid w:val="0037314C"/>
    <w:rsid w:val="003738D5"/>
    <w:rsid w:val="00374773"/>
    <w:rsid w:val="00375A77"/>
    <w:rsid w:val="00375D2C"/>
    <w:rsid w:val="00375E83"/>
    <w:rsid w:val="00375F9E"/>
    <w:rsid w:val="003760F7"/>
    <w:rsid w:val="0038088B"/>
    <w:rsid w:val="00380CC1"/>
    <w:rsid w:val="003815A6"/>
    <w:rsid w:val="00382440"/>
    <w:rsid w:val="003838D1"/>
    <w:rsid w:val="0038513C"/>
    <w:rsid w:val="00387C33"/>
    <w:rsid w:val="003922AA"/>
    <w:rsid w:val="003935C2"/>
    <w:rsid w:val="00393772"/>
    <w:rsid w:val="003939FA"/>
    <w:rsid w:val="00397867"/>
    <w:rsid w:val="003A0B40"/>
    <w:rsid w:val="003A0CB5"/>
    <w:rsid w:val="003A11D8"/>
    <w:rsid w:val="003A1C7B"/>
    <w:rsid w:val="003A4874"/>
    <w:rsid w:val="003A4DB9"/>
    <w:rsid w:val="003A57C1"/>
    <w:rsid w:val="003A5DEE"/>
    <w:rsid w:val="003B0C43"/>
    <w:rsid w:val="003B1985"/>
    <w:rsid w:val="003B27DF"/>
    <w:rsid w:val="003B31DE"/>
    <w:rsid w:val="003B4035"/>
    <w:rsid w:val="003B4852"/>
    <w:rsid w:val="003B5091"/>
    <w:rsid w:val="003B58F7"/>
    <w:rsid w:val="003C08AE"/>
    <w:rsid w:val="003C0E3F"/>
    <w:rsid w:val="003C49E5"/>
    <w:rsid w:val="003C7F0D"/>
    <w:rsid w:val="003D18BE"/>
    <w:rsid w:val="003D3BCD"/>
    <w:rsid w:val="003E0B79"/>
    <w:rsid w:val="003E195F"/>
    <w:rsid w:val="003E209C"/>
    <w:rsid w:val="003E220D"/>
    <w:rsid w:val="003E403C"/>
    <w:rsid w:val="003E6245"/>
    <w:rsid w:val="003F0698"/>
    <w:rsid w:val="003F167E"/>
    <w:rsid w:val="003F1941"/>
    <w:rsid w:val="003F3877"/>
    <w:rsid w:val="003F441F"/>
    <w:rsid w:val="00401614"/>
    <w:rsid w:val="0040352B"/>
    <w:rsid w:val="004036C5"/>
    <w:rsid w:val="00410A00"/>
    <w:rsid w:val="004121DF"/>
    <w:rsid w:val="004179C2"/>
    <w:rsid w:val="00417AE5"/>
    <w:rsid w:val="00424331"/>
    <w:rsid w:val="00424777"/>
    <w:rsid w:val="00424B21"/>
    <w:rsid w:val="004324A8"/>
    <w:rsid w:val="00432CB9"/>
    <w:rsid w:val="004336E0"/>
    <w:rsid w:val="00433C6E"/>
    <w:rsid w:val="00434959"/>
    <w:rsid w:val="0043652C"/>
    <w:rsid w:val="00444B9D"/>
    <w:rsid w:val="00447D51"/>
    <w:rsid w:val="0045036C"/>
    <w:rsid w:val="004511A9"/>
    <w:rsid w:val="004548B7"/>
    <w:rsid w:val="004550C0"/>
    <w:rsid w:val="0045681F"/>
    <w:rsid w:val="00456E94"/>
    <w:rsid w:val="004570CF"/>
    <w:rsid w:val="004574C1"/>
    <w:rsid w:val="00461087"/>
    <w:rsid w:val="00461175"/>
    <w:rsid w:val="00461372"/>
    <w:rsid w:val="004645EB"/>
    <w:rsid w:val="00466E21"/>
    <w:rsid w:val="00471EE0"/>
    <w:rsid w:val="00476397"/>
    <w:rsid w:val="0048566B"/>
    <w:rsid w:val="00485DD3"/>
    <w:rsid w:val="00486BEA"/>
    <w:rsid w:val="00486FDA"/>
    <w:rsid w:val="00487EC1"/>
    <w:rsid w:val="004917F4"/>
    <w:rsid w:val="00492CF0"/>
    <w:rsid w:val="004932F7"/>
    <w:rsid w:val="0049598B"/>
    <w:rsid w:val="0049766B"/>
    <w:rsid w:val="004A40D2"/>
    <w:rsid w:val="004A51F5"/>
    <w:rsid w:val="004A522B"/>
    <w:rsid w:val="004A6745"/>
    <w:rsid w:val="004A7447"/>
    <w:rsid w:val="004A7AD2"/>
    <w:rsid w:val="004B0444"/>
    <w:rsid w:val="004B3503"/>
    <w:rsid w:val="004B3C66"/>
    <w:rsid w:val="004B4152"/>
    <w:rsid w:val="004B5B70"/>
    <w:rsid w:val="004B6225"/>
    <w:rsid w:val="004B7690"/>
    <w:rsid w:val="004B7C22"/>
    <w:rsid w:val="004C1933"/>
    <w:rsid w:val="004C38D7"/>
    <w:rsid w:val="004C3D80"/>
    <w:rsid w:val="004C3F7E"/>
    <w:rsid w:val="004C4AFE"/>
    <w:rsid w:val="004C5B58"/>
    <w:rsid w:val="004C5B73"/>
    <w:rsid w:val="004C63F4"/>
    <w:rsid w:val="004D184D"/>
    <w:rsid w:val="004D2BC2"/>
    <w:rsid w:val="004D51BA"/>
    <w:rsid w:val="004E134F"/>
    <w:rsid w:val="004E5276"/>
    <w:rsid w:val="004E5F42"/>
    <w:rsid w:val="004E6422"/>
    <w:rsid w:val="004E691A"/>
    <w:rsid w:val="004F01ED"/>
    <w:rsid w:val="004F4FA6"/>
    <w:rsid w:val="004F51E2"/>
    <w:rsid w:val="004F739E"/>
    <w:rsid w:val="004F7B36"/>
    <w:rsid w:val="00502A7D"/>
    <w:rsid w:val="005034A5"/>
    <w:rsid w:val="00503E2E"/>
    <w:rsid w:val="00504B62"/>
    <w:rsid w:val="005060D0"/>
    <w:rsid w:val="00507592"/>
    <w:rsid w:val="00510195"/>
    <w:rsid w:val="005109B5"/>
    <w:rsid w:val="00510C35"/>
    <w:rsid w:val="00511191"/>
    <w:rsid w:val="00511924"/>
    <w:rsid w:val="00511C8C"/>
    <w:rsid w:val="00513CEE"/>
    <w:rsid w:val="00515D0E"/>
    <w:rsid w:val="00516777"/>
    <w:rsid w:val="005213DB"/>
    <w:rsid w:val="00521E71"/>
    <w:rsid w:val="00523708"/>
    <w:rsid w:val="0052489F"/>
    <w:rsid w:val="0052717E"/>
    <w:rsid w:val="005305D6"/>
    <w:rsid w:val="005326EC"/>
    <w:rsid w:val="00536175"/>
    <w:rsid w:val="00536EFE"/>
    <w:rsid w:val="00537F1D"/>
    <w:rsid w:val="00541635"/>
    <w:rsid w:val="00542B65"/>
    <w:rsid w:val="00543CD5"/>
    <w:rsid w:val="00550C5B"/>
    <w:rsid w:val="00550FF9"/>
    <w:rsid w:val="0055542A"/>
    <w:rsid w:val="00556F5A"/>
    <w:rsid w:val="00557658"/>
    <w:rsid w:val="005607EB"/>
    <w:rsid w:val="0056166F"/>
    <w:rsid w:val="0056278C"/>
    <w:rsid w:val="00562EAE"/>
    <w:rsid w:val="00563002"/>
    <w:rsid w:val="005631F8"/>
    <w:rsid w:val="00563E4A"/>
    <w:rsid w:val="00565243"/>
    <w:rsid w:val="00565864"/>
    <w:rsid w:val="005669F2"/>
    <w:rsid w:val="00567FC0"/>
    <w:rsid w:val="00571425"/>
    <w:rsid w:val="0057145E"/>
    <w:rsid w:val="0057574F"/>
    <w:rsid w:val="00575DF5"/>
    <w:rsid w:val="0057666C"/>
    <w:rsid w:val="005823C5"/>
    <w:rsid w:val="005852B4"/>
    <w:rsid w:val="00586339"/>
    <w:rsid w:val="00587B44"/>
    <w:rsid w:val="00591217"/>
    <w:rsid w:val="005920B3"/>
    <w:rsid w:val="00592117"/>
    <w:rsid w:val="005928E1"/>
    <w:rsid w:val="00593376"/>
    <w:rsid w:val="005933AC"/>
    <w:rsid w:val="005936E3"/>
    <w:rsid w:val="00594459"/>
    <w:rsid w:val="005A197F"/>
    <w:rsid w:val="005A36D8"/>
    <w:rsid w:val="005A4D1A"/>
    <w:rsid w:val="005A4DD1"/>
    <w:rsid w:val="005B3D78"/>
    <w:rsid w:val="005B7765"/>
    <w:rsid w:val="005B7ABE"/>
    <w:rsid w:val="005C1E3B"/>
    <w:rsid w:val="005C20B9"/>
    <w:rsid w:val="005C38C0"/>
    <w:rsid w:val="005C5979"/>
    <w:rsid w:val="005D0D73"/>
    <w:rsid w:val="005D4063"/>
    <w:rsid w:val="005D76BC"/>
    <w:rsid w:val="005E08AF"/>
    <w:rsid w:val="005E0F15"/>
    <w:rsid w:val="005E1211"/>
    <w:rsid w:val="005E25DF"/>
    <w:rsid w:val="005E2EA4"/>
    <w:rsid w:val="005E388F"/>
    <w:rsid w:val="005E3AD2"/>
    <w:rsid w:val="005E6AEE"/>
    <w:rsid w:val="005F37C1"/>
    <w:rsid w:val="005F5727"/>
    <w:rsid w:val="005F6E37"/>
    <w:rsid w:val="005F6FE5"/>
    <w:rsid w:val="005F7CB6"/>
    <w:rsid w:val="006005C6"/>
    <w:rsid w:val="00601EDC"/>
    <w:rsid w:val="0060396F"/>
    <w:rsid w:val="00603CF8"/>
    <w:rsid w:val="00606A4F"/>
    <w:rsid w:val="00611C0D"/>
    <w:rsid w:val="006125FA"/>
    <w:rsid w:val="006132C0"/>
    <w:rsid w:val="00615B81"/>
    <w:rsid w:val="00616999"/>
    <w:rsid w:val="0061767A"/>
    <w:rsid w:val="006176C9"/>
    <w:rsid w:val="0061770C"/>
    <w:rsid w:val="0062009B"/>
    <w:rsid w:val="00620282"/>
    <w:rsid w:val="00621063"/>
    <w:rsid w:val="0062123D"/>
    <w:rsid w:val="006230B7"/>
    <w:rsid w:val="006232C3"/>
    <w:rsid w:val="006249AC"/>
    <w:rsid w:val="00625125"/>
    <w:rsid w:val="0062593A"/>
    <w:rsid w:val="00627EA3"/>
    <w:rsid w:val="006322E2"/>
    <w:rsid w:val="00635463"/>
    <w:rsid w:val="00637749"/>
    <w:rsid w:val="006445DD"/>
    <w:rsid w:val="00644823"/>
    <w:rsid w:val="00650E56"/>
    <w:rsid w:val="0065152B"/>
    <w:rsid w:val="006522A3"/>
    <w:rsid w:val="006523C4"/>
    <w:rsid w:val="00657186"/>
    <w:rsid w:val="00657605"/>
    <w:rsid w:val="00661A73"/>
    <w:rsid w:val="006629C9"/>
    <w:rsid w:val="00664197"/>
    <w:rsid w:val="00664386"/>
    <w:rsid w:val="006656F4"/>
    <w:rsid w:val="00667597"/>
    <w:rsid w:val="00672F93"/>
    <w:rsid w:val="006764CC"/>
    <w:rsid w:val="0067683A"/>
    <w:rsid w:val="00677194"/>
    <w:rsid w:val="00684194"/>
    <w:rsid w:val="0068628F"/>
    <w:rsid w:val="00687188"/>
    <w:rsid w:val="00691BEC"/>
    <w:rsid w:val="00691FC5"/>
    <w:rsid w:val="00695641"/>
    <w:rsid w:val="00696D38"/>
    <w:rsid w:val="006970CC"/>
    <w:rsid w:val="006A0D37"/>
    <w:rsid w:val="006A32DE"/>
    <w:rsid w:val="006A6454"/>
    <w:rsid w:val="006A6AF9"/>
    <w:rsid w:val="006B0545"/>
    <w:rsid w:val="006B0D19"/>
    <w:rsid w:val="006B3BE6"/>
    <w:rsid w:val="006B51D6"/>
    <w:rsid w:val="006B532E"/>
    <w:rsid w:val="006B5544"/>
    <w:rsid w:val="006B57AB"/>
    <w:rsid w:val="006B5905"/>
    <w:rsid w:val="006C0CBA"/>
    <w:rsid w:val="006C13DD"/>
    <w:rsid w:val="006C1AF0"/>
    <w:rsid w:val="006C2AC5"/>
    <w:rsid w:val="006C3877"/>
    <w:rsid w:val="006C399D"/>
    <w:rsid w:val="006C4127"/>
    <w:rsid w:val="006C43CE"/>
    <w:rsid w:val="006C467D"/>
    <w:rsid w:val="006C473D"/>
    <w:rsid w:val="006C7095"/>
    <w:rsid w:val="006D29D5"/>
    <w:rsid w:val="006D76EB"/>
    <w:rsid w:val="006E0965"/>
    <w:rsid w:val="006E355B"/>
    <w:rsid w:val="006E48CA"/>
    <w:rsid w:val="006E4E16"/>
    <w:rsid w:val="006E6D4A"/>
    <w:rsid w:val="006E7236"/>
    <w:rsid w:val="006F26DA"/>
    <w:rsid w:val="006F3910"/>
    <w:rsid w:val="006F3B0B"/>
    <w:rsid w:val="006F75E8"/>
    <w:rsid w:val="00700AA6"/>
    <w:rsid w:val="0070155A"/>
    <w:rsid w:val="007048B0"/>
    <w:rsid w:val="007057CA"/>
    <w:rsid w:val="00706117"/>
    <w:rsid w:val="0070707D"/>
    <w:rsid w:val="007072BD"/>
    <w:rsid w:val="00707534"/>
    <w:rsid w:val="007109B1"/>
    <w:rsid w:val="00710BF7"/>
    <w:rsid w:val="0071459E"/>
    <w:rsid w:val="00714F0E"/>
    <w:rsid w:val="00715111"/>
    <w:rsid w:val="00722448"/>
    <w:rsid w:val="0072392F"/>
    <w:rsid w:val="00726A7B"/>
    <w:rsid w:val="00730223"/>
    <w:rsid w:val="007304AB"/>
    <w:rsid w:val="00732623"/>
    <w:rsid w:val="0073274B"/>
    <w:rsid w:val="00733AB1"/>
    <w:rsid w:val="007343A0"/>
    <w:rsid w:val="007410E0"/>
    <w:rsid w:val="00743FA0"/>
    <w:rsid w:val="00744853"/>
    <w:rsid w:val="007467EB"/>
    <w:rsid w:val="007468D1"/>
    <w:rsid w:val="0075119A"/>
    <w:rsid w:val="00751475"/>
    <w:rsid w:val="00756DB8"/>
    <w:rsid w:val="007621C1"/>
    <w:rsid w:val="007623CE"/>
    <w:rsid w:val="00763503"/>
    <w:rsid w:val="00764BB2"/>
    <w:rsid w:val="00767035"/>
    <w:rsid w:val="007713F0"/>
    <w:rsid w:val="0077156C"/>
    <w:rsid w:val="0077159F"/>
    <w:rsid w:val="00771DFB"/>
    <w:rsid w:val="00774616"/>
    <w:rsid w:val="00774D14"/>
    <w:rsid w:val="007800DF"/>
    <w:rsid w:val="007807B0"/>
    <w:rsid w:val="0078320F"/>
    <w:rsid w:val="00785783"/>
    <w:rsid w:val="0078696A"/>
    <w:rsid w:val="00787372"/>
    <w:rsid w:val="00791054"/>
    <w:rsid w:val="00792670"/>
    <w:rsid w:val="007940D8"/>
    <w:rsid w:val="0079490F"/>
    <w:rsid w:val="007962E6"/>
    <w:rsid w:val="0079661D"/>
    <w:rsid w:val="007979CB"/>
    <w:rsid w:val="00797CC3"/>
    <w:rsid w:val="00797EA5"/>
    <w:rsid w:val="007A0920"/>
    <w:rsid w:val="007A2BC0"/>
    <w:rsid w:val="007A3700"/>
    <w:rsid w:val="007A37FD"/>
    <w:rsid w:val="007A43D2"/>
    <w:rsid w:val="007A59D4"/>
    <w:rsid w:val="007A5A0E"/>
    <w:rsid w:val="007A5BD8"/>
    <w:rsid w:val="007B1CF1"/>
    <w:rsid w:val="007B3344"/>
    <w:rsid w:val="007B37BF"/>
    <w:rsid w:val="007B3854"/>
    <w:rsid w:val="007B40BD"/>
    <w:rsid w:val="007B67E5"/>
    <w:rsid w:val="007B6A37"/>
    <w:rsid w:val="007C0D50"/>
    <w:rsid w:val="007C1839"/>
    <w:rsid w:val="007C3203"/>
    <w:rsid w:val="007C38A0"/>
    <w:rsid w:val="007D12E2"/>
    <w:rsid w:val="007D2FC3"/>
    <w:rsid w:val="007D3EDD"/>
    <w:rsid w:val="007E0348"/>
    <w:rsid w:val="007E19F6"/>
    <w:rsid w:val="007E6919"/>
    <w:rsid w:val="007E7FAF"/>
    <w:rsid w:val="007F2B5B"/>
    <w:rsid w:val="007F3AD8"/>
    <w:rsid w:val="007F5C33"/>
    <w:rsid w:val="007F7B7C"/>
    <w:rsid w:val="008015A3"/>
    <w:rsid w:val="00802970"/>
    <w:rsid w:val="008034E3"/>
    <w:rsid w:val="00807755"/>
    <w:rsid w:val="00807FA9"/>
    <w:rsid w:val="0081326E"/>
    <w:rsid w:val="00814275"/>
    <w:rsid w:val="00814E73"/>
    <w:rsid w:val="00814E86"/>
    <w:rsid w:val="00815DB9"/>
    <w:rsid w:val="00816E52"/>
    <w:rsid w:val="00821B4C"/>
    <w:rsid w:val="00822F59"/>
    <w:rsid w:val="0082454C"/>
    <w:rsid w:val="00826A4C"/>
    <w:rsid w:val="0083050B"/>
    <w:rsid w:val="0083064F"/>
    <w:rsid w:val="008311F6"/>
    <w:rsid w:val="0083368A"/>
    <w:rsid w:val="00836717"/>
    <w:rsid w:val="00837161"/>
    <w:rsid w:val="00837E8D"/>
    <w:rsid w:val="00843736"/>
    <w:rsid w:val="0084420B"/>
    <w:rsid w:val="00844A46"/>
    <w:rsid w:val="008461F5"/>
    <w:rsid w:val="00851042"/>
    <w:rsid w:val="00851673"/>
    <w:rsid w:val="00852125"/>
    <w:rsid w:val="008548B9"/>
    <w:rsid w:val="00854DEA"/>
    <w:rsid w:val="00855BEF"/>
    <w:rsid w:val="00855FF4"/>
    <w:rsid w:val="00856A90"/>
    <w:rsid w:val="00857130"/>
    <w:rsid w:val="008612C9"/>
    <w:rsid w:val="008624F7"/>
    <w:rsid w:val="008629EA"/>
    <w:rsid w:val="00862DD9"/>
    <w:rsid w:val="00863313"/>
    <w:rsid w:val="00863A0A"/>
    <w:rsid w:val="00863F65"/>
    <w:rsid w:val="00864C4C"/>
    <w:rsid w:val="00867DAE"/>
    <w:rsid w:val="008702B3"/>
    <w:rsid w:val="00870ED2"/>
    <w:rsid w:val="0087197D"/>
    <w:rsid w:val="00872CA6"/>
    <w:rsid w:val="0087644E"/>
    <w:rsid w:val="00877E32"/>
    <w:rsid w:val="0088138D"/>
    <w:rsid w:val="00881F60"/>
    <w:rsid w:val="00885321"/>
    <w:rsid w:val="00887DA2"/>
    <w:rsid w:val="008911E0"/>
    <w:rsid w:val="00893319"/>
    <w:rsid w:val="008A00D8"/>
    <w:rsid w:val="008A1178"/>
    <w:rsid w:val="008A18C9"/>
    <w:rsid w:val="008A2D13"/>
    <w:rsid w:val="008A2E64"/>
    <w:rsid w:val="008A3CD2"/>
    <w:rsid w:val="008A485B"/>
    <w:rsid w:val="008A5401"/>
    <w:rsid w:val="008A5E29"/>
    <w:rsid w:val="008A79DE"/>
    <w:rsid w:val="008B158F"/>
    <w:rsid w:val="008B1D1F"/>
    <w:rsid w:val="008B2238"/>
    <w:rsid w:val="008B34D5"/>
    <w:rsid w:val="008B4A71"/>
    <w:rsid w:val="008B52C2"/>
    <w:rsid w:val="008B669C"/>
    <w:rsid w:val="008B709C"/>
    <w:rsid w:val="008B7291"/>
    <w:rsid w:val="008B7C97"/>
    <w:rsid w:val="008C2032"/>
    <w:rsid w:val="008C2DB9"/>
    <w:rsid w:val="008C3431"/>
    <w:rsid w:val="008C624F"/>
    <w:rsid w:val="008C7490"/>
    <w:rsid w:val="008D0A6F"/>
    <w:rsid w:val="008D17DA"/>
    <w:rsid w:val="008D1F2C"/>
    <w:rsid w:val="008D2E32"/>
    <w:rsid w:val="008D44ED"/>
    <w:rsid w:val="008D7145"/>
    <w:rsid w:val="008D794E"/>
    <w:rsid w:val="008D7C20"/>
    <w:rsid w:val="008E0694"/>
    <w:rsid w:val="008E1FC9"/>
    <w:rsid w:val="008E207F"/>
    <w:rsid w:val="008E4252"/>
    <w:rsid w:val="008E4BF3"/>
    <w:rsid w:val="008E4CA2"/>
    <w:rsid w:val="008E7011"/>
    <w:rsid w:val="008E79FC"/>
    <w:rsid w:val="008F05C8"/>
    <w:rsid w:val="008F0D7D"/>
    <w:rsid w:val="008F1C9C"/>
    <w:rsid w:val="008F1DB9"/>
    <w:rsid w:val="008F3B2C"/>
    <w:rsid w:val="008F4965"/>
    <w:rsid w:val="008F52D4"/>
    <w:rsid w:val="008F6235"/>
    <w:rsid w:val="00903B32"/>
    <w:rsid w:val="00906036"/>
    <w:rsid w:val="009127D0"/>
    <w:rsid w:val="00912DD0"/>
    <w:rsid w:val="00913347"/>
    <w:rsid w:val="009204BA"/>
    <w:rsid w:val="00924657"/>
    <w:rsid w:val="009247E8"/>
    <w:rsid w:val="00924C4C"/>
    <w:rsid w:val="009258C2"/>
    <w:rsid w:val="00925DDA"/>
    <w:rsid w:val="00925F85"/>
    <w:rsid w:val="009261CF"/>
    <w:rsid w:val="00926980"/>
    <w:rsid w:val="0093142E"/>
    <w:rsid w:val="009422E8"/>
    <w:rsid w:val="009451DC"/>
    <w:rsid w:val="00945E0A"/>
    <w:rsid w:val="00946747"/>
    <w:rsid w:val="00946A51"/>
    <w:rsid w:val="00950D4C"/>
    <w:rsid w:val="00953897"/>
    <w:rsid w:val="009558D7"/>
    <w:rsid w:val="00957F41"/>
    <w:rsid w:val="00960256"/>
    <w:rsid w:val="009613CF"/>
    <w:rsid w:val="00961973"/>
    <w:rsid w:val="00964609"/>
    <w:rsid w:val="009656D0"/>
    <w:rsid w:val="00966D92"/>
    <w:rsid w:val="0097030C"/>
    <w:rsid w:val="009722EE"/>
    <w:rsid w:val="00972A0E"/>
    <w:rsid w:val="00973FD4"/>
    <w:rsid w:val="00974344"/>
    <w:rsid w:val="00974659"/>
    <w:rsid w:val="00975855"/>
    <w:rsid w:val="00980107"/>
    <w:rsid w:val="00981AE2"/>
    <w:rsid w:val="00981AFB"/>
    <w:rsid w:val="00981EA7"/>
    <w:rsid w:val="0098271D"/>
    <w:rsid w:val="00990EDF"/>
    <w:rsid w:val="00991363"/>
    <w:rsid w:val="0099155A"/>
    <w:rsid w:val="00991871"/>
    <w:rsid w:val="00994C10"/>
    <w:rsid w:val="0099683B"/>
    <w:rsid w:val="009971A5"/>
    <w:rsid w:val="009A1DE2"/>
    <w:rsid w:val="009A5E1E"/>
    <w:rsid w:val="009A734F"/>
    <w:rsid w:val="009B0B85"/>
    <w:rsid w:val="009B2781"/>
    <w:rsid w:val="009B6E38"/>
    <w:rsid w:val="009B7CC5"/>
    <w:rsid w:val="009C06D9"/>
    <w:rsid w:val="009C1DC2"/>
    <w:rsid w:val="009C3A8D"/>
    <w:rsid w:val="009C595E"/>
    <w:rsid w:val="009C7DD6"/>
    <w:rsid w:val="009D0259"/>
    <w:rsid w:val="009D2DE5"/>
    <w:rsid w:val="009D3C5B"/>
    <w:rsid w:val="009D5271"/>
    <w:rsid w:val="009D622D"/>
    <w:rsid w:val="009D68A3"/>
    <w:rsid w:val="009E0337"/>
    <w:rsid w:val="009E2233"/>
    <w:rsid w:val="009E4D25"/>
    <w:rsid w:val="009E4DE9"/>
    <w:rsid w:val="009E523D"/>
    <w:rsid w:val="009E6112"/>
    <w:rsid w:val="009E6199"/>
    <w:rsid w:val="009F1FC1"/>
    <w:rsid w:val="009F2B55"/>
    <w:rsid w:val="009F2CE2"/>
    <w:rsid w:val="00A001D8"/>
    <w:rsid w:val="00A02C9A"/>
    <w:rsid w:val="00A05359"/>
    <w:rsid w:val="00A06C13"/>
    <w:rsid w:val="00A071F9"/>
    <w:rsid w:val="00A07251"/>
    <w:rsid w:val="00A07EB7"/>
    <w:rsid w:val="00A11AF2"/>
    <w:rsid w:val="00A128B4"/>
    <w:rsid w:val="00A136D0"/>
    <w:rsid w:val="00A159C2"/>
    <w:rsid w:val="00A2035A"/>
    <w:rsid w:val="00A208AB"/>
    <w:rsid w:val="00A21EC9"/>
    <w:rsid w:val="00A231E7"/>
    <w:rsid w:val="00A23D86"/>
    <w:rsid w:val="00A24A37"/>
    <w:rsid w:val="00A24F6C"/>
    <w:rsid w:val="00A250C7"/>
    <w:rsid w:val="00A274D1"/>
    <w:rsid w:val="00A27E72"/>
    <w:rsid w:val="00A3017F"/>
    <w:rsid w:val="00A3042F"/>
    <w:rsid w:val="00A331A0"/>
    <w:rsid w:val="00A335C5"/>
    <w:rsid w:val="00A33D4E"/>
    <w:rsid w:val="00A3419C"/>
    <w:rsid w:val="00A372D5"/>
    <w:rsid w:val="00A41198"/>
    <w:rsid w:val="00A42EBB"/>
    <w:rsid w:val="00A44ED7"/>
    <w:rsid w:val="00A4547B"/>
    <w:rsid w:val="00A46038"/>
    <w:rsid w:val="00A523B6"/>
    <w:rsid w:val="00A559A6"/>
    <w:rsid w:val="00A57128"/>
    <w:rsid w:val="00A57239"/>
    <w:rsid w:val="00A57DD5"/>
    <w:rsid w:val="00A602C4"/>
    <w:rsid w:val="00A60606"/>
    <w:rsid w:val="00A61006"/>
    <w:rsid w:val="00A63525"/>
    <w:rsid w:val="00A63D1D"/>
    <w:rsid w:val="00A642A2"/>
    <w:rsid w:val="00A64704"/>
    <w:rsid w:val="00A67CAF"/>
    <w:rsid w:val="00A702A5"/>
    <w:rsid w:val="00A723BF"/>
    <w:rsid w:val="00A73E41"/>
    <w:rsid w:val="00A76A1E"/>
    <w:rsid w:val="00A80EE5"/>
    <w:rsid w:val="00A8654F"/>
    <w:rsid w:val="00A877E8"/>
    <w:rsid w:val="00A9032B"/>
    <w:rsid w:val="00A93966"/>
    <w:rsid w:val="00A94009"/>
    <w:rsid w:val="00A95602"/>
    <w:rsid w:val="00A956D8"/>
    <w:rsid w:val="00AA17D7"/>
    <w:rsid w:val="00AA1C5E"/>
    <w:rsid w:val="00AA481B"/>
    <w:rsid w:val="00AA6A11"/>
    <w:rsid w:val="00AB0768"/>
    <w:rsid w:val="00AB2DFF"/>
    <w:rsid w:val="00AB35BF"/>
    <w:rsid w:val="00AB4E01"/>
    <w:rsid w:val="00AB4FE0"/>
    <w:rsid w:val="00AC1670"/>
    <w:rsid w:val="00AC3A9E"/>
    <w:rsid w:val="00AC3BF4"/>
    <w:rsid w:val="00AC511B"/>
    <w:rsid w:val="00AC5322"/>
    <w:rsid w:val="00AC62B3"/>
    <w:rsid w:val="00AC66D7"/>
    <w:rsid w:val="00AD0231"/>
    <w:rsid w:val="00AD19A7"/>
    <w:rsid w:val="00AD1B72"/>
    <w:rsid w:val="00AD2C6B"/>
    <w:rsid w:val="00AD6657"/>
    <w:rsid w:val="00AD6C4F"/>
    <w:rsid w:val="00AE0C61"/>
    <w:rsid w:val="00AE0D3B"/>
    <w:rsid w:val="00AE0DD4"/>
    <w:rsid w:val="00AE2009"/>
    <w:rsid w:val="00AE481A"/>
    <w:rsid w:val="00AE71CC"/>
    <w:rsid w:val="00AF1128"/>
    <w:rsid w:val="00AF2439"/>
    <w:rsid w:val="00AF44C2"/>
    <w:rsid w:val="00AF5429"/>
    <w:rsid w:val="00AF7256"/>
    <w:rsid w:val="00B00167"/>
    <w:rsid w:val="00B012BE"/>
    <w:rsid w:val="00B02569"/>
    <w:rsid w:val="00B03DA5"/>
    <w:rsid w:val="00B04AE7"/>
    <w:rsid w:val="00B10160"/>
    <w:rsid w:val="00B10D74"/>
    <w:rsid w:val="00B11CA8"/>
    <w:rsid w:val="00B14B44"/>
    <w:rsid w:val="00B14C53"/>
    <w:rsid w:val="00B17DA2"/>
    <w:rsid w:val="00B20BD8"/>
    <w:rsid w:val="00B20ECD"/>
    <w:rsid w:val="00B221D3"/>
    <w:rsid w:val="00B2680D"/>
    <w:rsid w:val="00B26C2E"/>
    <w:rsid w:val="00B3015D"/>
    <w:rsid w:val="00B30379"/>
    <w:rsid w:val="00B33E30"/>
    <w:rsid w:val="00B3604C"/>
    <w:rsid w:val="00B36B06"/>
    <w:rsid w:val="00B3771B"/>
    <w:rsid w:val="00B4081C"/>
    <w:rsid w:val="00B41004"/>
    <w:rsid w:val="00B438AE"/>
    <w:rsid w:val="00B4519A"/>
    <w:rsid w:val="00B47D34"/>
    <w:rsid w:val="00B50F7D"/>
    <w:rsid w:val="00B51987"/>
    <w:rsid w:val="00B5369D"/>
    <w:rsid w:val="00B60631"/>
    <w:rsid w:val="00B613B9"/>
    <w:rsid w:val="00B61428"/>
    <w:rsid w:val="00B61655"/>
    <w:rsid w:val="00B637FA"/>
    <w:rsid w:val="00B6400F"/>
    <w:rsid w:val="00B65155"/>
    <w:rsid w:val="00B65581"/>
    <w:rsid w:val="00B65C77"/>
    <w:rsid w:val="00B66332"/>
    <w:rsid w:val="00B66599"/>
    <w:rsid w:val="00B66747"/>
    <w:rsid w:val="00B67255"/>
    <w:rsid w:val="00B67A34"/>
    <w:rsid w:val="00B74898"/>
    <w:rsid w:val="00B75BBD"/>
    <w:rsid w:val="00B76D76"/>
    <w:rsid w:val="00B77D5C"/>
    <w:rsid w:val="00B80934"/>
    <w:rsid w:val="00B82941"/>
    <w:rsid w:val="00B863B6"/>
    <w:rsid w:val="00B875BD"/>
    <w:rsid w:val="00B903C9"/>
    <w:rsid w:val="00B9047B"/>
    <w:rsid w:val="00B923DD"/>
    <w:rsid w:val="00B923E6"/>
    <w:rsid w:val="00B95987"/>
    <w:rsid w:val="00B97468"/>
    <w:rsid w:val="00B97B15"/>
    <w:rsid w:val="00BA07FF"/>
    <w:rsid w:val="00BA2A34"/>
    <w:rsid w:val="00BA3D44"/>
    <w:rsid w:val="00BA4E1A"/>
    <w:rsid w:val="00BA600F"/>
    <w:rsid w:val="00BB1BEC"/>
    <w:rsid w:val="00BB3263"/>
    <w:rsid w:val="00BB50A2"/>
    <w:rsid w:val="00BB7650"/>
    <w:rsid w:val="00BC00B1"/>
    <w:rsid w:val="00BC02F4"/>
    <w:rsid w:val="00BC2FEA"/>
    <w:rsid w:val="00BC445A"/>
    <w:rsid w:val="00BC606E"/>
    <w:rsid w:val="00BD040D"/>
    <w:rsid w:val="00BD274A"/>
    <w:rsid w:val="00BD3445"/>
    <w:rsid w:val="00BD6C9E"/>
    <w:rsid w:val="00BE3D46"/>
    <w:rsid w:val="00BE4FDC"/>
    <w:rsid w:val="00BE5D26"/>
    <w:rsid w:val="00BE7BF1"/>
    <w:rsid w:val="00BE7D64"/>
    <w:rsid w:val="00BF1761"/>
    <w:rsid w:val="00BF676C"/>
    <w:rsid w:val="00C00280"/>
    <w:rsid w:val="00C0174E"/>
    <w:rsid w:val="00C021CC"/>
    <w:rsid w:val="00C05E6D"/>
    <w:rsid w:val="00C10764"/>
    <w:rsid w:val="00C10A94"/>
    <w:rsid w:val="00C10DD9"/>
    <w:rsid w:val="00C13D4A"/>
    <w:rsid w:val="00C1555F"/>
    <w:rsid w:val="00C165F6"/>
    <w:rsid w:val="00C17316"/>
    <w:rsid w:val="00C23539"/>
    <w:rsid w:val="00C24A41"/>
    <w:rsid w:val="00C2598D"/>
    <w:rsid w:val="00C26396"/>
    <w:rsid w:val="00C267C7"/>
    <w:rsid w:val="00C307F0"/>
    <w:rsid w:val="00C311C0"/>
    <w:rsid w:val="00C32D0E"/>
    <w:rsid w:val="00C337D0"/>
    <w:rsid w:val="00C33A1D"/>
    <w:rsid w:val="00C34C14"/>
    <w:rsid w:val="00C35691"/>
    <w:rsid w:val="00C3711A"/>
    <w:rsid w:val="00C3732C"/>
    <w:rsid w:val="00C40073"/>
    <w:rsid w:val="00C407CD"/>
    <w:rsid w:val="00C41D53"/>
    <w:rsid w:val="00C43BDF"/>
    <w:rsid w:val="00C44ED4"/>
    <w:rsid w:val="00C46E20"/>
    <w:rsid w:val="00C4782F"/>
    <w:rsid w:val="00C50E12"/>
    <w:rsid w:val="00C52686"/>
    <w:rsid w:val="00C526B6"/>
    <w:rsid w:val="00C543D1"/>
    <w:rsid w:val="00C556A9"/>
    <w:rsid w:val="00C60550"/>
    <w:rsid w:val="00C609EC"/>
    <w:rsid w:val="00C60E54"/>
    <w:rsid w:val="00C64626"/>
    <w:rsid w:val="00C65307"/>
    <w:rsid w:val="00C65CC8"/>
    <w:rsid w:val="00C677D0"/>
    <w:rsid w:val="00C755DC"/>
    <w:rsid w:val="00C76C72"/>
    <w:rsid w:val="00C76DD7"/>
    <w:rsid w:val="00C80F3C"/>
    <w:rsid w:val="00C82015"/>
    <w:rsid w:val="00C84CA3"/>
    <w:rsid w:val="00C90CF2"/>
    <w:rsid w:val="00C90D33"/>
    <w:rsid w:val="00C93039"/>
    <w:rsid w:val="00C9362E"/>
    <w:rsid w:val="00C96AEE"/>
    <w:rsid w:val="00CA04EC"/>
    <w:rsid w:val="00CA46CC"/>
    <w:rsid w:val="00CA776F"/>
    <w:rsid w:val="00CA7866"/>
    <w:rsid w:val="00CA7D6D"/>
    <w:rsid w:val="00CB11B1"/>
    <w:rsid w:val="00CB3860"/>
    <w:rsid w:val="00CB3E7D"/>
    <w:rsid w:val="00CC250E"/>
    <w:rsid w:val="00CC2F84"/>
    <w:rsid w:val="00CC4A68"/>
    <w:rsid w:val="00CC4B1E"/>
    <w:rsid w:val="00CC621B"/>
    <w:rsid w:val="00CC6D42"/>
    <w:rsid w:val="00CD0F01"/>
    <w:rsid w:val="00CD5891"/>
    <w:rsid w:val="00CD7CB6"/>
    <w:rsid w:val="00CE3B4D"/>
    <w:rsid w:val="00CE6B0F"/>
    <w:rsid w:val="00CE6C20"/>
    <w:rsid w:val="00CE6F06"/>
    <w:rsid w:val="00CE72BA"/>
    <w:rsid w:val="00CE7E13"/>
    <w:rsid w:val="00CF0B46"/>
    <w:rsid w:val="00CF2E42"/>
    <w:rsid w:val="00CF3657"/>
    <w:rsid w:val="00CF3C75"/>
    <w:rsid w:val="00CF744C"/>
    <w:rsid w:val="00D00544"/>
    <w:rsid w:val="00D021FB"/>
    <w:rsid w:val="00D04462"/>
    <w:rsid w:val="00D04A36"/>
    <w:rsid w:val="00D13ADB"/>
    <w:rsid w:val="00D14D54"/>
    <w:rsid w:val="00D1755B"/>
    <w:rsid w:val="00D213B5"/>
    <w:rsid w:val="00D2164F"/>
    <w:rsid w:val="00D234A8"/>
    <w:rsid w:val="00D2366C"/>
    <w:rsid w:val="00D240BB"/>
    <w:rsid w:val="00D247D6"/>
    <w:rsid w:val="00D24952"/>
    <w:rsid w:val="00D30D51"/>
    <w:rsid w:val="00D3128C"/>
    <w:rsid w:val="00D31B95"/>
    <w:rsid w:val="00D31E03"/>
    <w:rsid w:val="00D32DA3"/>
    <w:rsid w:val="00D365C3"/>
    <w:rsid w:val="00D404BD"/>
    <w:rsid w:val="00D47014"/>
    <w:rsid w:val="00D531E3"/>
    <w:rsid w:val="00D5396E"/>
    <w:rsid w:val="00D55326"/>
    <w:rsid w:val="00D56CF3"/>
    <w:rsid w:val="00D60FBE"/>
    <w:rsid w:val="00D71C69"/>
    <w:rsid w:val="00D7275E"/>
    <w:rsid w:val="00D72DE8"/>
    <w:rsid w:val="00D83123"/>
    <w:rsid w:val="00D83683"/>
    <w:rsid w:val="00D8542F"/>
    <w:rsid w:val="00D86450"/>
    <w:rsid w:val="00D86D14"/>
    <w:rsid w:val="00D8775F"/>
    <w:rsid w:val="00D87CC3"/>
    <w:rsid w:val="00D93CED"/>
    <w:rsid w:val="00D943DF"/>
    <w:rsid w:val="00D95B87"/>
    <w:rsid w:val="00D97864"/>
    <w:rsid w:val="00D97F4A"/>
    <w:rsid w:val="00DA1C6D"/>
    <w:rsid w:val="00DA475D"/>
    <w:rsid w:val="00DA5F46"/>
    <w:rsid w:val="00DB62C0"/>
    <w:rsid w:val="00DB7DB0"/>
    <w:rsid w:val="00DC1D57"/>
    <w:rsid w:val="00DC4027"/>
    <w:rsid w:val="00DD00C4"/>
    <w:rsid w:val="00DD0D0C"/>
    <w:rsid w:val="00DD0F21"/>
    <w:rsid w:val="00DE1BB2"/>
    <w:rsid w:val="00DE4E7A"/>
    <w:rsid w:val="00DE6838"/>
    <w:rsid w:val="00DF41D1"/>
    <w:rsid w:val="00DF7AF4"/>
    <w:rsid w:val="00E03F09"/>
    <w:rsid w:val="00E0700A"/>
    <w:rsid w:val="00E072A8"/>
    <w:rsid w:val="00E07336"/>
    <w:rsid w:val="00E117C0"/>
    <w:rsid w:val="00E12A2F"/>
    <w:rsid w:val="00E138BA"/>
    <w:rsid w:val="00E175A0"/>
    <w:rsid w:val="00E20199"/>
    <w:rsid w:val="00E21651"/>
    <w:rsid w:val="00E21E7C"/>
    <w:rsid w:val="00E25544"/>
    <w:rsid w:val="00E257FF"/>
    <w:rsid w:val="00E25BCC"/>
    <w:rsid w:val="00E26784"/>
    <w:rsid w:val="00E30F68"/>
    <w:rsid w:val="00E32CB0"/>
    <w:rsid w:val="00E35F51"/>
    <w:rsid w:val="00E36BE9"/>
    <w:rsid w:val="00E37F09"/>
    <w:rsid w:val="00E44AD2"/>
    <w:rsid w:val="00E458C4"/>
    <w:rsid w:val="00E45D44"/>
    <w:rsid w:val="00E4675C"/>
    <w:rsid w:val="00E47B1B"/>
    <w:rsid w:val="00E5227E"/>
    <w:rsid w:val="00E526E5"/>
    <w:rsid w:val="00E52B4D"/>
    <w:rsid w:val="00E550B9"/>
    <w:rsid w:val="00E56442"/>
    <w:rsid w:val="00E62842"/>
    <w:rsid w:val="00E64DF8"/>
    <w:rsid w:val="00E663FB"/>
    <w:rsid w:val="00E71A1C"/>
    <w:rsid w:val="00E71D5C"/>
    <w:rsid w:val="00E73BA9"/>
    <w:rsid w:val="00E74CD7"/>
    <w:rsid w:val="00E758FA"/>
    <w:rsid w:val="00E7778E"/>
    <w:rsid w:val="00E77902"/>
    <w:rsid w:val="00E80846"/>
    <w:rsid w:val="00E81680"/>
    <w:rsid w:val="00E81E54"/>
    <w:rsid w:val="00E81F73"/>
    <w:rsid w:val="00E84CD7"/>
    <w:rsid w:val="00E869D3"/>
    <w:rsid w:val="00E875F0"/>
    <w:rsid w:val="00E9041C"/>
    <w:rsid w:val="00E9207B"/>
    <w:rsid w:val="00E92397"/>
    <w:rsid w:val="00E9402B"/>
    <w:rsid w:val="00E970BE"/>
    <w:rsid w:val="00EA024C"/>
    <w:rsid w:val="00EA17E0"/>
    <w:rsid w:val="00EA1800"/>
    <w:rsid w:val="00EA3596"/>
    <w:rsid w:val="00EA5F4C"/>
    <w:rsid w:val="00EB281E"/>
    <w:rsid w:val="00EB2F94"/>
    <w:rsid w:val="00EB47CD"/>
    <w:rsid w:val="00EB5019"/>
    <w:rsid w:val="00EB5949"/>
    <w:rsid w:val="00EB59A2"/>
    <w:rsid w:val="00EB6FE6"/>
    <w:rsid w:val="00EB79D5"/>
    <w:rsid w:val="00EC196D"/>
    <w:rsid w:val="00EC36C6"/>
    <w:rsid w:val="00EC3FD0"/>
    <w:rsid w:val="00EC4A8E"/>
    <w:rsid w:val="00EC70C7"/>
    <w:rsid w:val="00ED2A8B"/>
    <w:rsid w:val="00ED589F"/>
    <w:rsid w:val="00ED6C56"/>
    <w:rsid w:val="00ED6F41"/>
    <w:rsid w:val="00EE280A"/>
    <w:rsid w:val="00EE3767"/>
    <w:rsid w:val="00EE7635"/>
    <w:rsid w:val="00EF05BF"/>
    <w:rsid w:val="00EF2C9C"/>
    <w:rsid w:val="00EF32E4"/>
    <w:rsid w:val="00F02B82"/>
    <w:rsid w:val="00F03343"/>
    <w:rsid w:val="00F048A6"/>
    <w:rsid w:val="00F05F77"/>
    <w:rsid w:val="00F072DE"/>
    <w:rsid w:val="00F13762"/>
    <w:rsid w:val="00F14817"/>
    <w:rsid w:val="00F23D55"/>
    <w:rsid w:val="00F24047"/>
    <w:rsid w:val="00F25E53"/>
    <w:rsid w:val="00F26208"/>
    <w:rsid w:val="00F2726B"/>
    <w:rsid w:val="00F32264"/>
    <w:rsid w:val="00F32D23"/>
    <w:rsid w:val="00F336B9"/>
    <w:rsid w:val="00F3482F"/>
    <w:rsid w:val="00F3643D"/>
    <w:rsid w:val="00F375CA"/>
    <w:rsid w:val="00F375D4"/>
    <w:rsid w:val="00F4069A"/>
    <w:rsid w:val="00F40781"/>
    <w:rsid w:val="00F44947"/>
    <w:rsid w:val="00F468FE"/>
    <w:rsid w:val="00F47E0B"/>
    <w:rsid w:val="00F55C8D"/>
    <w:rsid w:val="00F579C4"/>
    <w:rsid w:val="00F615BF"/>
    <w:rsid w:val="00F61C8E"/>
    <w:rsid w:val="00F62AF8"/>
    <w:rsid w:val="00F64F50"/>
    <w:rsid w:val="00F6628E"/>
    <w:rsid w:val="00F67E6C"/>
    <w:rsid w:val="00F703CA"/>
    <w:rsid w:val="00F7402E"/>
    <w:rsid w:val="00F80D78"/>
    <w:rsid w:val="00F81E35"/>
    <w:rsid w:val="00F82C5F"/>
    <w:rsid w:val="00F82D5A"/>
    <w:rsid w:val="00F82FB7"/>
    <w:rsid w:val="00F8320D"/>
    <w:rsid w:val="00F83D99"/>
    <w:rsid w:val="00F86207"/>
    <w:rsid w:val="00F8637B"/>
    <w:rsid w:val="00F867D6"/>
    <w:rsid w:val="00F93E73"/>
    <w:rsid w:val="00F94173"/>
    <w:rsid w:val="00F9485E"/>
    <w:rsid w:val="00F94A8C"/>
    <w:rsid w:val="00F97455"/>
    <w:rsid w:val="00FA048B"/>
    <w:rsid w:val="00FA14ED"/>
    <w:rsid w:val="00FA2665"/>
    <w:rsid w:val="00FA2CB0"/>
    <w:rsid w:val="00FA33BB"/>
    <w:rsid w:val="00FA3772"/>
    <w:rsid w:val="00FA60CA"/>
    <w:rsid w:val="00FA7504"/>
    <w:rsid w:val="00FB0378"/>
    <w:rsid w:val="00FB03C7"/>
    <w:rsid w:val="00FB2DBA"/>
    <w:rsid w:val="00FB2EEB"/>
    <w:rsid w:val="00FB38A5"/>
    <w:rsid w:val="00FB4603"/>
    <w:rsid w:val="00FB662C"/>
    <w:rsid w:val="00FC197B"/>
    <w:rsid w:val="00FC2332"/>
    <w:rsid w:val="00FC3773"/>
    <w:rsid w:val="00FC4D56"/>
    <w:rsid w:val="00FD4EAF"/>
    <w:rsid w:val="00FE26BE"/>
    <w:rsid w:val="00FE370B"/>
    <w:rsid w:val="00FE411F"/>
    <w:rsid w:val="00FE432F"/>
    <w:rsid w:val="00FE445E"/>
    <w:rsid w:val="00FE4E8D"/>
    <w:rsid w:val="00FE6B61"/>
    <w:rsid w:val="00FF11C9"/>
    <w:rsid w:val="00FF1323"/>
    <w:rsid w:val="00FF5B93"/>
    <w:rsid w:val="00FF77CF"/>
    <w:rsid w:val="6159E4C2"/>
    <w:rsid w:val="7556B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C040803"/>
  <w15:docId w15:val="{99891D17-A5DB-4698-8029-1C6D3818D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7C1"/>
    <w:pPr>
      <w:suppressAutoHyphens/>
      <w:jc w:val="center"/>
    </w:pPr>
    <w:rPr>
      <w:rFonts w:eastAsia="SimSun"/>
      <w:lang w:eastAsia="zh-CN"/>
    </w:rPr>
  </w:style>
  <w:style w:type="paragraph" w:styleId="Heading1">
    <w:name w:val="heading 1"/>
    <w:basedOn w:val="Normal"/>
    <w:next w:val="BodyText"/>
    <w:link w:val="Heading1Char"/>
    <w:uiPriority w:val="9"/>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qFormat/>
    <w:pPr>
      <w:keepNext/>
      <w:keepLines/>
      <w:numPr>
        <w:ilvl w:val="1"/>
        <w:numId w:val="1"/>
      </w:numPr>
      <w:spacing w:before="120" w:after="60"/>
      <w:jc w:val="left"/>
      <w:outlineLvl w:val="1"/>
    </w:pPr>
    <w:rPr>
      <w:i/>
      <w:iCs/>
      <w:lang w:eastAsia="en-US"/>
    </w:rPr>
  </w:style>
  <w:style w:type="paragraph" w:styleId="Heading3">
    <w:name w:val="heading 3"/>
    <w:basedOn w:val="Normal"/>
    <w:next w:val="BodyText"/>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8Num1z4">
    <w:name w:val="WW8Num1z4"/>
    <w:rPr>
      <w:rFonts w:cs="Times New Roman"/>
    </w:rPr>
  </w:style>
  <w:style w:type="character" w:customStyle="1" w:styleId="WW-Absatz-Standardschriftart1111111">
    <w:name w:val="WW-Absatz-Standardschriftart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5"/>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exac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6"/>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character" w:customStyle="1" w:styleId="Heading1Char">
    <w:name w:val="Heading 1 Char"/>
    <w:link w:val="Heading1"/>
    <w:uiPriority w:val="9"/>
    <w:rsid w:val="0019657B"/>
    <w:rPr>
      <w:rFonts w:eastAsia="SimSun"/>
      <w:smallCaps/>
      <w:lang w:val="en-US" w:eastAsia="en-US"/>
    </w:rPr>
  </w:style>
  <w:style w:type="character" w:customStyle="1" w:styleId="BodyTextChar">
    <w:name w:val="Body Text Char"/>
    <w:link w:val="BodyText"/>
    <w:rsid w:val="0019657B"/>
    <w:rPr>
      <w:rFonts w:eastAsia="SimSun"/>
      <w:spacing w:val="-1"/>
      <w:lang w:eastAsia="zh-CN"/>
    </w:rPr>
  </w:style>
  <w:style w:type="paragraph" w:styleId="Bibliography">
    <w:name w:val="Bibliography"/>
    <w:basedOn w:val="Normal"/>
    <w:next w:val="Normal"/>
    <w:uiPriority w:val="37"/>
    <w:unhideWhenUsed/>
    <w:rsid w:val="002713B0"/>
  </w:style>
  <w:style w:type="character" w:styleId="CommentReference">
    <w:name w:val="annotation reference"/>
    <w:basedOn w:val="DefaultParagraphFont"/>
    <w:uiPriority w:val="99"/>
    <w:semiHidden/>
    <w:unhideWhenUsed/>
    <w:rsid w:val="001F3443"/>
    <w:rPr>
      <w:sz w:val="16"/>
      <w:szCs w:val="16"/>
    </w:rPr>
  </w:style>
  <w:style w:type="paragraph" w:styleId="CommentText">
    <w:name w:val="annotation text"/>
    <w:basedOn w:val="Normal"/>
    <w:link w:val="CommentTextChar"/>
    <w:uiPriority w:val="99"/>
    <w:semiHidden/>
    <w:unhideWhenUsed/>
    <w:rsid w:val="001F3443"/>
  </w:style>
  <w:style w:type="character" w:customStyle="1" w:styleId="CommentTextChar">
    <w:name w:val="Comment Text Char"/>
    <w:basedOn w:val="DefaultParagraphFont"/>
    <w:link w:val="CommentText"/>
    <w:uiPriority w:val="99"/>
    <w:semiHidden/>
    <w:rsid w:val="001F3443"/>
    <w:rPr>
      <w:rFonts w:eastAsia="SimSun"/>
      <w:lang w:eastAsia="zh-CN"/>
    </w:rPr>
  </w:style>
  <w:style w:type="paragraph" w:styleId="CommentSubject">
    <w:name w:val="annotation subject"/>
    <w:basedOn w:val="CommentText"/>
    <w:next w:val="CommentText"/>
    <w:link w:val="CommentSubjectChar"/>
    <w:uiPriority w:val="99"/>
    <w:semiHidden/>
    <w:unhideWhenUsed/>
    <w:rsid w:val="001F3443"/>
    <w:rPr>
      <w:b/>
      <w:bCs/>
    </w:rPr>
  </w:style>
  <w:style w:type="character" w:customStyle="1" w:styleId="CommentSubjectChar">
    <w:name w:val="Comment Subject Char"/>
    <w:basedOn w:val="CommentTextChar"/>
    <w:link w:val="CommentSubject"/>
    <w:uiPriority w:val="99"/>
    <w:semiHidden/>
    <w:rsid w:val="001F3443"/>
    <w:rPr>
      <w:rFonts w:eastAsia="SimSun"/>
      <w:b/>
      <w:bCs/>
      <w:lang w:eastAsia="zh-CN"/>
    </w:rPr>
  </w:style>
  <w:style w:type="paragraph" w:styleId="Revision">
    <w:name w:val="Revision"/>
    <w:hidden/>
    <w:uiPriority w:val="99"/>
    <w:semiHidden/>
    <w:rsid w:val="001F3443"/>
    <w:rPr>
      <w:rFonts w:eastAsia="SimSun"/>
      <w:lang w:eastAsia="zh-CN"/>
    </w:rPr>
  </w:style>
  <w:style w:type="paragraph" w:styleId="BalloonText">
    <w:name w:val="Balloon Text"/>
    <w:basedOn w:val="Normal"/>
    <w:link w:val="BalloonTextChar"/>
    <w:uiPriority w:val="99"/>
    <w:semiHidden/>
    <w:unhideWhenUsed/>
    <w:rsid w:val="001F3443"/>
    <w:rPr>
      <w:rFonts w:ascii="Tahoma" w:hAnsi="Tahoma" w:cs="Tahoma"/>
      <w:sz w:val="16"/>
      <w:szCs w:val="16"/>
    </w:rPr>
  </w:style>
  <w:style w:type="character" w:customStyle="1" w:styleId="BalloonTextChar">
    <w:name w:val="Balloon Text Char"/>
    <w:basedOn w:val="DefaultParagraphFont"/>
    <w:link w:val="BalloonText"/>
    <w:uiPriority w:val="99"/>
    <w:semiHidden/>
    <w:rsid w:val="001F3443"/>
    <w:rPr>
      <w:rFonts w:ascii="Tahoma" w:eastAsia="SimSun" w:hAnsi="Tahoma" w:cs="Tahoma"/>
      <w:sz w:val="16"/>
      <w:szCs w:val="16"/>
      <w:lang w:eastAsia="zh-CN"/>
    </w:rPr>
  </w:style>
  <w:style w:type="character" w:styleId="Hyperlink">
    <w:name w:val="Hyperlink"/>
    <w:basedOn w:val="DefaultParagraphFont"/>
    <w:uiPriority w:val="99"/>
    <w:unhideWhenUsed/>
    <w:rsid w:val="00DD0D0C"/>
    <w:rPr>
      <w:color w:val="0000FF"/>
      <w:u w:val="single"/>
    </w:rPr>
  </w:style>
  <w:style w:type="table" w:styleId="TableGrid">
    <w:name w:val="Table Grid"/>
    <w:basedOn w:val="TableNormal"/>
    <w:uiPriority w:val="59"/>
    <w:rsid w:val="00B61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7774">
      <w:bodyDiv w:val="1"/>
      <w:marLeft w:val="0"/>
      <w:marRight w:val="0"/>
      <w:marTop w:val="0"/>
      <w:marBottom w:val="0"/>
      <w:divBdr>
        <w:top w:val="none" w:sz="0" w:space="0" w:color="auto"/>
        <w:left w:val="none" w:sz="0" w:space="0" w:color="auto"/>
        <w:bottom w:val="none" w:sz="0" w:space="0" w:color="auto"/>
        <w:right w:val="none" w:sz="0" w:space="0" w:color="auto"/>
      </w:divBdr>
    </w:div>
    <w:div w:id="5401524">
      <w:bodyDiv w:val="1"/>
      <w:marLeft w:val="0"/>
      <w:marRight w:val="0"/>
      <w:marTop w:val="0"/>
      <w:marBottom w:val="0"/>
      <w:divBdr>
        <w:top w:val="none" w:sz="0" w:space="0" w:color="auto"/>
        <w:left w:val="none" w:sz="0" w:space="0" w:color="auto"/>
        <w:bottom w:val="none" w:sz="0" w:space="0" w:color="auto"/>
        <w:right w:val="none" w:sz="0" w:space="0" w:color="auto"/>
      </w:divBdr>
    </w:div>
    <w:div w:id="36899726">
      <w:bodyDiv w:val="1"/>
      <w:marLeft w:val="0"/>
      <w:marRight w:val="0"/>
      <w:marTop w:val="0"/>
      <w:marBottom w:val="0"/>
      <w:divBdr>
        <w:top w:val="none" w:sz="0" w:space="0" w:color="auto"/>
        <w:left w:val="none" w:sz="0" w:space="0" w:color="auto"/>
        <w:bottom w:val="none" w:sz="0" w:space="0" w:color="auto"/>
        <w:right w:val="none" w:sz="0" w:space="0" w:color="auto"/>
      </w:divBdr>
    </w:div>
    <w:div w:id="47994274">
      <w:bodyDiv w:val="1"/>
      <w:marLeft w:val="0"/>
      <w:marRight w:val="0"/>
      <w:marTop w:val="0"/>
      <w:marBottom w:val="0"/>
      <w:divBdr>
        <w:top w:val="none" w:sz="0" w:space="0" w:color="auto"/>
        <w:left w:val="none" w:sz="0" w:space="0" w:color="auto"/>
        <w:bottom w:val="none" w:sz="0" w:space="0" w:color="auto"/>
        <w:right w:val="none" w:sz="0" w:space="0" w:color="auto"/>
      </w:divBdr>
    </w:div>
    <w:div w:id="61489945">
      <w:bodyDiv w:val="1"/>
      <w:marLeft w:val="0"/>
      <w:marRight w:val="0"/>
      <w:marTop w:val="0"/>
      <w:marBottom w:val="0"/>
      <w:divBdr>
        <w:top w:val="none" w:sz="0" w:space="0" w:color="auto"/>
        <w:left w:val="none" w:sz="0" w:space="0" w:color="auto"/>
        <w:bottom w:val="none" w:sz="0" w:space="0" w:color="auto"/>
        <w:right w:val="none" w:sz="0" w:space="0" w:color="auto"/>
      </w:divBdr>
    </w:div>
    <w:div w:id="84612420">
      <w:bodyDiv w:val="1"/>
      <w:marLeft w:val="0"/>
      <w:marRight w:val="0"/>
      <w:marTop w:val="0"/>
      <w:marBottom w:val="0"/>
      <w:divBdr>
        <w:top w:val="none" w:sz="0" w:space="0" w:color="auto"/>
        <w:left w:val="none" w:sz="0" w:space="0" w:color="auto"/>
        <w:bottom w:val="none" w:sz="0" w:space="0" w:color="auto"/>
        <w:right w:val="none" w:sz="0" w:space="0" w:color="auto"/>
      </w:divBdr>
    </w:div>
    <w:div w:id="114980721">
      <w:bodyDiv w:val="1"/>
      <w:marLeft w:val="0"/>
      <w:marRight w:val="0"/>
      <w:marTop w:val="0"/>
      <w:marBottom w:val="0"/>
      <w:divBdr>
        <w:top w:val="none" w:sz="0" w:space="0" w:color="auto"/>
        <w:left w:val="none" w:sz="0" w:space="0" w:color="auto"/>
        <w:bottom w:val="none" w:sz="0" w:space="0" w:color="auto"/>
        <w:right w:val="none" w:sz="0" w:space="0" w:color="auto"/>
      </w:divBdr>
    </w:div>
    <w:div w:id="115874820">
      <w:bodyDiv w:val="1"/>
      <w:marLeft w:val="0"/>
      <w:marRight w:val="0"/>
      <w:marTop w:val="0"/>
      <w:marBottom w:val="0"/>
      <w:divBdr>
        <w:top w:val="none" w:sz="0" w:space="0" w:color="auto"/>
        <w:left w:val="none" w:sz="0" w:space="0" w:color="auto"/>
        <w:bottom w:val="none" w:sz="0" w:space="0" w:color="auto"/>
        <w:right w:val="none" w:sz="0" w:space="0" w:color="auto"/>
      </w:divBdr>
    </w:div>
    <w:div w:id="150680971">
      <w:bodyDiv w:val="1"/>
      <w:marLeft w:val="0"/>
      <w:marRight w:val="0"/>
      <w:marTop w:val="0"/>
      <w:marBottom w:val="0"/>
      <w:divBdr>
        <w:top w:val="none" w:sz="0" w:space="0" w:color="auto"/>
        <w:left w:val="none" w:sz="0" w:space="0" w:color="auto"/>
        <w:bottom w:val="none" w:sz="0" w:space="0" w:color="auto"/>
        <w:right w:val="none" w:sz="0" w:space="0" w:color="auto"/>
      </w:divBdr>
    </w:div>
    <w:div w:id="175734685">
      <w:bodyDiv w:val="1"/>
      <w:marLeft w:val="0"/>
      <w:marRight w:val="0"/>
      <w:marTop w:val="0"/>
      <w:marBottom w:val="0"/>
      <w:divBdr>
        <w:top w:val="none" w:sz="0" w:space="0" w:color="auto"/>
        <w:left w:val="none" w:sz="0" w:space="0" w:color="auto"/>
        <w:bottom w:val="none" w:sz="0" w:space="0" w:color="auto"/>
        <w:right w:val="none" w:sz="0" w:space="0" w:color="auto"/>
      </w:divBdr>
    </w:div>
    <w:div w:id="177431525">
      <w:bodyDiv w:val="1"/>
      <w:marLeft w:val="0"/>
      <w:marRight w:val="0"/>
      <w:marTop w:val="0"/>
      <w:marBottom w:val="0"/>
      <w:divBdr>
        <w:top w:val="none" w:sz="0" w:space="0" w:color="auto"/>
        <w:left w:val="none" w:sz="0" w:space="0" w:color="auto"/>
        <w:bottom w:val="none" w:sz="0" w:space="0" w:color="auto"/>
        <w:right w:val="none" w:sz="0" w:space="0" w:color="auto"/>
      </w:divBdr>
    </w:div>
    <w:div w:id="189953675">
      <w:bodyDiv w:val="1"/>
      <w:marLeft w:val="0"/>
      <w:marRight w:val="0"/>
      <w:marTop w:val="0"/>
      <w:marBottom w:val="0"/>
      <w:divBdr>
        <w:top w:val="none" w:sz="0" w:space="0" w:color="auto"/>
        <w:left w:val="none" w:sz="0" w:space="0" w:color="auto"/>
        <w:bottom w:val="none" w:sz="0" w:space="0" w:color="auto"/>
        <w:right w:val="none" w:sz="0" w:space="0" w:color="auto"/>
      </w:divBdr>
    </w:div>
    <w:div w:id="199174971">
      <w:bodyDiv w:val="1"/>
      <w:marLeft w:val="0"/>
      <w:marRight w:val="0"/>
      <w:marTop w:val="0"/>
      <w:marBottom w:val="0"/>
      <w:divBdr>
        <w:top w:val="none" w:sz="0" w:space="0" w:color="auto"/>
        <w:left w:val="none" w:sz="0" w:space="0" w:color="auto"/>
        <w:bottom w:val="none" w:sz="0" w:space="0" w:color="auto"/>
        <w:right w:val="none" w:sz="0" w:space="0" w:color="auto"/>
      </w:divBdr>
    </w:div>
    <w:div w:id="230626142">
      <w:bodyDiv w:val="1"/>
      <w:marLeft w:val="0"/>
      <w:marRight w:val="0"/>
      <w:marTop w:val="0"/>
      <w:marBottom w:val="0"/>
      <w:divBdr>
        <w:top w:val="none" w:sz="0" w:space="0" w:color="auto"/>
        <w:left w:val="none" w:sz="0" w:space="0" w:color="auto"/>
        <w:bottom w:val="none" w:sz="0" w:space="0" w:color="auto"/>
        <w:right w:val="none" w:sz="0" w:space="0" w:color="auto"/>
      </w:divBdr>
    </w:div>
    <w:div w:id="252403361">
      <w:bodyDiv w:val="1"/>
      <w:marLeft w:val="0"/>
      <w:marRight w:val="0"/>
      <w:marTop w:val="0"/>
      <w:marBottom w:val="0"/>
      <w:divBdr>
        <w:top w:val="none" w:sz="0" w:space="0" w:color="auto"/>
        <w:left w:val="none" w:sz="0" w:space="0" w:color="auto"/>
        <w:bottom w:val="none" w:sz="0" w:space="0" w:color="auto"/>
        <w:right w:val="none" w:sz="0" w:space="0" w:color="auto"/>
      </w:divBdr>
    </w:div>
    <w:div w:id="297692154">
      <w:bodyDiv w:val="1"/>
      <w:marLeft w:val="0"/>
      <w:marRight w:val="0"/>
      <w:marTop w:val="0"/>
      <w:marBottom w:val="0"/>
      <w:divBdr>
        <w:top w:val="none" w:sz="0" w:space="0" w:color="auto"/>
        <w:left w:val="none" w:sz="0" w:space="0" w:color="auto"/>
        <w:bottom w:val="none" w:sz="0" w:space="0" w:color="auto"/>
        <w:right w:val="none" w:sz="0" w:space="0" w:color="auto"/>
      </w:divBdr>
    </w:div>
    <w:div w:id="315233695">
      <w:bodyDiv w:val="1"/>
      <w:marLeft w:val="0"/>
      <w:marRight w:val="0"/>
      <w:marTop w:val="0"/>
      <w:marBottom w:val="0"/>
      <w:divBdr>
        <w:top w:val="none" w:sz="0" w:space="0" w:color="auto"/>
        <w:left w:val="none" w:sz="0" w:space="0" w:color="auto"/>
        <w:bottom w:val="none" w:sz="0" w:space="0" w:color="auto"/>
        <w:right w:val="none" w:sz="0" w:space="0" w:color="auto"/>
      </w:divBdr>
    </w:div>
    <w:div w:id="335154249">
      <w:bodyDiv w:val="1"/>
      <w:marLeft w:val="0"/>
      <w:marRight w:val="0"/>
      <w:marTop w:val="0"/>
      <w:marBottom w:val="0"/>
      <w:divBdr>
        <w:top w:val="none" w:sz="0" w:space="0" w:color="auto"/>
        <w:left w:val="none" w:sz="0" w:space="0" w:color="auto"/>
        <w:bottom w:val="none" w:sz="0" w:space="0" w:color="auto"/>
        <w:right w:val="none" w:sz="0" w:space="0" w:color="auto"/>
      </w:divBdr>
    </w:div>
    <w:div w:id="424810332">
      <w:bodyDiv w:val="1"/>
      <w:marLeft w:val="0"/>
      <w:marRight w:val="0"/>
      <w:marTop w:val="0"/>
      <w:marBottom w:val="0"/>
      <w:divBdr>
        <w:top w:val="none" w:sz="0" w:space="0" w:color="auto"/>
        <w:left w:val="none" w:sz="0" w:space="0" w:color="auto"/>
        <w:bottom w:val="none" w:sz="0" w:space="0" w:color="auto"/>
        <w:right w:val="none" w:sz="0" w:space="0" w:color="auto"/>
      </w:divBdr>
    </w:div>
    <w:div w:id="464199414">
      <w:bodyDiv w:val="1"/>
      <w:marLeft w:val="0"/>
      <w:marRight w:val="0"/>
      <w:marTop w:val="0"/>
      <w:marBottom w:val="0"/>
      <w:divBdr>
        <w:top w:val="none" w:sz="0" w:space="0" w:color="auto"/>
        <w:left w:val="none" w:sz="0" w:space="0" w:color="auto"/>
        <w:bottom w:val="none" w:sz="0" w:space="0" w:color="auto"/>
        <w:right w:val="none" w:sz="0" w:space="0" w:color="auto"/>
      </w:divBdr>
    </w:div>
    <w:div w:id="470175072">
      <w:bodyDiv w:val="1"/>
      <w:marLeft w:val="0"/>
      <w:marRight w:val="0"/>
      <w:marTop w:val="0"/>
      <w:marBottom w:val="0"/>
      <w:divBdr>
        <w:top w:val="none" w:sz="0" w:space="0" w:color="auto"/>
        <w:left w:val="none" w:sz="0" w:space="0" w:color="auto"/>
        <w:bottom w:val="none" w:sz="0" w:space="0" w:color="auto"/>
        <w:right w:val="none" w:sz="0" w:space="0" w:color="auto"/>
      </w:divBdr>
    </w:div>
    <w:div w:id="490413650">
      <w:bodyDiv w:val="1"/>
      <w:marLeft w:val="0"/>
      <w:marRight w:val="0"/>
      <w:marTop w:val="0"/>
      <w:marBottom w:val="0"/>
      <w:divBdr>
        <w:top w:val="none" w:sz="0" w:space="0" w:color="auto"/>
        <w:left w:val="none" w:sz="0" w:space="0" w:color="auto"/>
        <w:bottom w:val="none" w:sz="0" w:space="0" w:color="auto"/>
        <w:right w:val="none" w:sz="0" w:space="0" w:color="auto"/>
      </w:divBdr>
    </w:div>
    <w:div w:id="520095643">
      <w:bodyDiv w:val="1"/>
      <w:marLeft w:val="0"/>
      <w:marRight w:val="0"/>
      <w:marTop w:val="0"/>
      <w:marBottom w:val="0"/>
      <w:divBdr>
        <w:top w:val="none" w:sz="0" w:space="0" w:color="auto"/>
        <w:left w:val="none" w:sz="0" w:space="0" w:color="auto"/>
        <w:bottom w:val="none" w:sz="0" w:space="0" w:color="auto"/>
        <w:right w:val="none" w:sz="0" w:space="0" w:color="auto"/>
      </w:divBdr>
    </w:div>
    <w:div w:id="587889668">
      <w:bodyDiv w:val="1"/>
      <w:marLeft w:val="0"/>
      <w:marRight w:val="0"/>
      <w:marTop w:val="0"/>
      <w:marBottom w:val="0"/>
      <w:divBdr>
        <w:top w:val="none" w:sz="0" w:space="0" w:color="auto"/>
        <w:left w:val="none" w:sz="0" w:space="0" w:color="auto"/>
        <w:bottom w:val="none" w:sz="0" w:space="0" w:color="auto"/>
        <w:right w:val="none" w:sz="0" w:space="0" w:color="auto"/>
      </w:divBdr>
    </w:div>
    <w:div w:id="649139734">
      <w:bodyDiv w:val="1"/>
      <w:marLeft w:val="0"/>
      <w:marRight w:val="0"/>
      <w:marTop w:val="0"/>
      <w:marBottom w:val="0"/>
      <w:divBdr>
        <w:top w:val="none" w:sz="0" w:space="0" w:color="auto"/>
        <w:left w:val="none" w:sz="0" w:space="0" w:color="auto"/>
        <w:bottom w:val="none" w:sz="0" w:space="0" w:color="auto"/>
        <w:right w:val="none" w:sz="0" w:space="0" w:color="auto"/>
      </w:divBdr>
    </w:div>
    <w:div w:id="652754214">
      <w:bodyDiv w:val="1"/>
      <w:marLeft w:val="0"/>
      <w:marRight w:val="0"/>
      <w:marTop w:val="0"/>
      <w:marBottom w:val="0"/>
      <w:divBdr>
        <w:top w:val="none" w:sz="0" w:space="0" w:color="auto"/>
        <w:left w:val="none" w:sz="0" w:space="0" w:color="auto"/>
        <w:bottom w:val="none" w:sz="0" w:space="0" w:color="auto"/>
        <w:right w:val="none" w:sz="0" w:space="0" w:color="auto"/>
      </w:divBdr>
    </w:div>
    <w:div w:id="698118784">
      <w:bodyDiv w:val="1"/>
      <w:marLeft w:val="0"/>
      <w:marRight w:val="0"/>
      <w:marTop w:val="0"/>
      <w:marBottom w:val="0"/>
      <w:divBdr>
        <w:top w:val="none" w:sz="0" w:space="0" w:color="auto"/>
        <w:left w:val="none" w:sz="0" w:space="0" w:color="auto"/>
        <w:bottom w:val="none" w:sz="0" w:space="0" w:color="auto"/>
        <w:right w:val="none" w:sz="0" w:space="0" w:color="auto"/>
      </w:divBdr>
    </w:div>
    <w:div w:id="700327968">
      <w:bodyDiv w:val="1"/>
      <w:marLeft w:val="0"/>
      <w:marRight w:val="0"/>
      <w:marTop w:val="0"/>
      <w:marBottom w:val="0"/>
      <w:divBdr>
        <w:top w:val="none" w:sz="0" w:space="0" w:color="auto"/>
        <w:left w:val="none" w:sz="0" w:space="0" w:color="auto"/>
        <w:bottom w:val="none" w:sz="0" w:space="0" w:color="auto"/>
        <w:right w:val="none" w:sz="0" w:space="0" w:color="auto"/>
      </w:divBdr>
    </w:div>
    <w:div w:id="742604946">
      <w:bodyDiv w:val="1"/>
      <w:marLeft w:val="0"/>
      <w:marRight w:val="0"/>
      <w:marTop w:val="0"/>
      <w:marBottom w:val="0"/>
      <w:divBdr>
        <w:top w:val="none" w:sz="0" w:space="0" w:color="auto"/>
        <w:left w:val="none" w:sz="0" w:space="0" w:color="auto"/>
        <w:bottom w:val="none" w:sz="0" w:space="0" w:color="auto"/>
        <w:right w:val="none" w:sz="0" w:space="0" w:color="auto"/>
      </w:divBdr>
    </w:div>
    <w:div w:id="840199800">
      <w:bodyDiv w:val="1"/>
      <w:marLeft w:val="0"/>
      <w:marRight w:val="0"/>
      <w:marTop w:val="0"/>
      <w:marBottom w:val="0"/>
      <w:divBdr>
        <w:top w:val="none" w:sz="0" w:space="0" w:color="auto"/>
        <w:left w:val="none" w:sz="0" w:space="0" w:color="auto"/>
        <w:bottom w:val="none" w:sz="0" w:space="0" w:color="auto"/>
        <w:right w:val="none" w:sz="0" w:space="0" w:color="auto"/>
      </w:divBdr>
    </w:div>
    <w:div w:id="857961831">
      <w:bodyDiv w:val="1"/>
      <w:marLeft w:val="0"/>
      <w:marRight w:val="0"/>
      <w:marTop w:val="0"/>
      <w:marBottom w:val="0"/>
      <w:divBdr>
        <w:top w:val="none" w:sz="0" w:space="0" w:color="auto"/>
        <w:left w:val="none" w:sz="0" w:space="0" w:color="auto"/>
        <w:bottom w:val="none" w:sz="0" w:space="0" w:color="auto"/>
        <w:right w:val="none" w:sz="0" w:space="0" w:color="auto"/>
      </w:divBdr>
    </w:div>
    <w:div w:id="872615303">
      <w:bodyDiv w:val="1"/>
      <w:marLeft w:val="0"/>
      <w:marRight w:val="0"/>
      <w:marTop w:val="0"/>
      <w:marBottom w:val="0"/>
      <w:divBdr>
        <w:top w:val="none" w:sz="0" w:space="0" w:color="auto"/>
        <w:left w:val="none" w:sz="0" w:space="0" w:color="auto"/>
        <w:bottom w:val="none" w:sz="0" w:space="0" w:color="auto"/>
        <w:right w:val="none" w:sz="0" w:space="0" w:color="auto"/>
      </w:divBdr>
    </w:div>
    <w:div w:id="924610482">
      <w:bodyDiv w:val="1"/>
      <w:marLeft w:val="0"/>
      <w:marRight w:val="0"/>
      <w:marTop w:val="0"/>
      <w:marBottom w:val="0"/>
      <w:divBdr>
        <w:top w:val="none" w:sz="0" w:space="0" w:color="auto"/>
        <w:left w:val="none" w:sz="0" w:space="0" w:color="auto"/>
        <w:bottom w:val="none" w:sz="0" w:space="0" w:color="auto"/>
        <w:right w:val="none" w:sz="0" w:space="0" w:color="auto"/>
      </w:divBdr>
    </w:div>
    <w:div w:id="945188065">
      <w:bodyDiv w:val="1"/>
      <w:marLeft w:val="0"/>
      <w:marRight w:val="0"/>
      <w:marTop w:val="0"/>
      <w:marBottom w:val="0"/>
      <w:divBdr>
        <w:top w:val="none" w:sz="0" w:space="0" w:color="auto"/>
        <w:left w:val="none" w:sz="0" w:space="0" w:color="auto"/>
        <w:bottom w:val="none" w:sz="0" w:space="0" w:color="auto"/>
        <w:right w:val="none" w:sz="0" w:space="0" w:color="auto"/>
      </w:divBdr>
    </w:div>
    <w:div w:id="947544620">
      <w:bodyDiv w:val="1"/>
      <w:marLeft w:val="0"/>
      <w:marRight w:val="0"/>
      <w:marTop w:val="0"/>
      <w:marBottom w:val="0"/>
      <w:divBdr>
        <w:top w:val="none" w:sz="0" w:space="0" w:color="auto"/>
        <w:left w:val="none" w:sz="0" w:space="0" w:color="auto"/>
        <w:bottom w:val="none" w:sz="0" w:space="0" w:color="auto"/>
        <w:right w:val="none" w:sz="0" w:space="0" w:color="auto"/>
      </w:divBdr>
    </w:div>
    <w:div w:id="955018991">
      <w:bodyDiv w:val="1"/>
      <w:marLeft w:val="0"/>
      <w:marRight w:val="0"/>
      <w:marTop w:val="0"/>
      <w:marBottom w:val="0"/>
      <w:divBdr>
        <w:top w:val="none" w:sz="0" w:space="0" w:color="auto"/>
        <w:left w:val="none" w:sz="0" w:space="0" w:color="auto"/>
        <w:bottom w:val="none" w:sz="0" w:space="0" w:color="auto"/>
        <w:right w:val="none" w:sz="0" w:space="0" w:color="auto"/>
      </w:divBdr>
    </w:div>
    <w:div w:id="971668819">
      <w:bodyDiv w:val="1"/>
      <w:marLeft w:val="0"/>
      <w:marRight w:val="0"/>
      <w:marTop w:val="0"/>
      <w:marBottom w:val="0"/>
      <w:divBdr>
        <w:top w:val="none" w:sz="0" w:space="0" w:color="auto"/>
        <w:left w:val="none" w:sz="0" w:space="0" w:color="auto"/>
        <w:bottom w:val="none" w:sz="0" w:space="0" w:color="auto"/>
        <w:right w:val="none" w:sz="0" w:space="0" w:color="auto"/>
      </w:divBdr>
      <w:divsChild>
        <w:div w:id="877082889">
          <w:marLeft w:val="0"/>
          <w:marRight w:val="0"/>
          <w:marTop w:val="0"/>
          <w:marBottom w:val="0"/>
          <w:divBdr>
            <w:top w:val="none" w:sz="0" w:space="0" w:color="auto"/>
            <w:left w:val="none" w:sz="0" w:space="0" w:color="auto"/>
            <w:bottom w:val="none" w:sz="0" w:space="0" w:color="auto"/>
            <w:right w:val="none" w:sz="0" w:space="0" w:color="auto"/>
          </w:divBdr>
        </w:div>
      </w:divsChild>
    </w:div>
    <w:div w:id="984627917">
      <w:bodyDiv w:val="1"/>
      <w:marLeft w:val="0"/>
      <w:marRight w:val="0"/>
      <w:marTop w:val="0"/>
      <w:marBottom w:val="0"/>
      <w:divBdr>
        <w:top w:val="none" w:sz="0" w:space="0" w:color="auto"/>
        <w:left w:val="none" w:sz="0" w:space="0" w:color="auto"/>
        <w:bottom w:val="none" w:sz="0" w:space="0" w:color="auto"/>
        <w:right w:val="none" w:sz="0" w:space="0" w:color="auto"/>
      </w:divBdr>
    </w:div>
    <w:div w:id="991788683">
      <w:bodyDiv w:val="1"/>
      <w:marLeft w:val="0"/>
      <w:marRight w:val="0"/>
      <w:marTop w:val="0"/>
      <w:marBottom w:val="0"/>
      <w:divBdr>
        <w:top w:val="none" w:sz="0" w:space="0" w:color="auto"/>
        <w:left w:val="none" w:sz="0" w:space="0" w:color="auto"/>
        <w:bottom w:val="none" w:sz="0" w:space="0" w:color="auto"/>
        <w:right w:val="none" w:sz="0" w:space="0" w:color="auto"/>
      </w:divBdr>
    </w:div>
    <w:div w:id="1020544027">
      <w:bodyDiv w:val="1"/>
      <w:marLeft w:val="0"/>
      <w:marRight w:val="0"/>
      <w:marTop w:val="0"/>
      <w:marBottom w:val="0"/>
      <w:divBdr>
        <w:top w:val="none" w:sz="0" w:space="0" w:color="auto"/>
        <w:left w:val="none" w:sz="0" w:space="0" w:color="auto"/>
        <w:bottom w:val="none" w:sz="0" w:space="0" w:color="auto"/>
        <w:right w:val="none" w:sz="0" w:space="0" w:color="auto"/>
      </w:divBdr>
    </w:div>
    <w:div w:id="1058435227">
      <w:bodyDiv w:val="1"/>
      <w:marLeft w:val="0"/>
      <w:marRight w:val="0"/>
      <w:marTop w:val="0"/>
      <w:marBottom w:val="0"/>
      <w:divBdr>
        <w:top w:val="none" w:sz="0" w:space="0" w:color="auto"/>
        <w:left w:val="none" w:sz="0" w:space="0" w:color="auto"/>
        <w:bottom w:val="none" w:sz="0" w:space="0" w:color="auto"/>
        <w:right w:val="none" w:sz="0" w:space="0" w:color="auto"/>
      </w:divBdr>
    </w:div>
    <w:div w:id="1063480476">
      <w:bodyDiv w:val="1"/>
      <w:marLeft w:val="0"/>
      <w:marRight w:val="0"/>
      <w:marTop w:val="0"/>
      <w:marBottom w:val="0"/>
      <w:divBdr>
        <w:top w:val="none" w:sz="0" w:space="0" w:color="auto"/>
        <w:left w:val="none" w:sz="0" w:space="0" w:color="auto"/>
        <w:bottom w:val="none" w:sz="0" w:space="0" w:color="auto"/>
        <w:right w:val="none" w:sz="0" w:space="0" w:color="auto"/>
      </w:divBdr>
    </w:div>
    <w:div w:id="1068453073">
      <w:bodyDiv w:val="1"/>
      <w:marLeft w:val="0"/>
      <w:marRight w:val="0"/>
      <w:marTop w:val="0"/>
      <w:marBottom w:val="0"/>
      <w:divBdr>
        <w:top w:val="none" w:sz="0" w:space="0" w:color="auto"/>
        <w:left w:val="none" w:sz="0" w:space="0" w:color="auto"/>
        <w:bottom w:val="none" w:sz="0" w:space="0" w:color="auto"/>
        <w:right w:val="none" w:sz="0" w:space="0" w:color="auto"/>
      </w:divBdr>
    </w:div>
    <w:div w:id="1096362578">
      <w:bodyDiv w:val="1"/>
      <w:marLeft w:val="0"/>
      <w:marRight w:val="0"/>
      <w:marTop w:val="0"/>
      <w:marBottom w:val="0"/>
      <w:divBdr>
        <w:top w:val="none" w:sz="0" w:space="0" w:color="auto"/>
        <w:left w:val="none" w:sz="0" w:space="0" w:color="auto"/>
        <w:bottom w:val="none" w:sz="0" w:space="0" w:color="auto"/>
        <w:right w:val="none" w:sz="0" w:space="0" w:color="auto"/>
      </w:divBdr>
    </w:div>
    <w:div w:id="1098987602">
      <w:bodyDiv w:val="1"/>
      <w:marLeft w:val="0"/>
      <w:marRight w:val="0"/>
      <w:marTop w:val="0"/>
      <w:marBottom w:val="0"/>
      <w:divBdr>
        <w:top w:val="none" w:sz="0" w:space="0" w:color="auto"/>
        <w:left w:val="none" w:sz="0" w:space="0" w:color="auto"/>
        <w:bottom w:val="none" w:sz="0" w:space="0" w:color="auto"/>
        <w:right w:val="none" w:sz="0" w:space="0" w:color="auto"/>
      </w:divBdr>
    </w:div>
    <w:div w:id="1123235509">
      <w:bodyDiv w:val="1"/>
      <w:marLeft w:val="0"/>
      <w:marRight w:val="0"/>
      <w:marTop w:val="0"/>
      <w:marBottom w:val="0"/>
      <w:divBdr>
        <w:top w:val="none" w:sz="0" w:space="0" w:color="auto"/>
        <w:left w:val="none" w:sz="0" w:space="0" w:color="auto"/>
        <w:bottom w:val="none" w:sz="0" w:space="0" w:color="auto"/>
        <w:right w:val="none" w:sz="0" w:space="0" w:color="auto"/>
      </w:divBdr>
    </w:div>
    <w:div w:id="1127623719">
      <w:bodyDiv w:val="1"/>
      <w:marLeft w:val="0"/>
      <w:marRight w:val="0"/>
      <w:marTop w:val="0"/>
      <w:marBottom w:val="0"/>
      <w:divBdr>
        <w:top w:val="none" w:sz="0" w:space="0" w:color="auto"/>
        <w:left w:val="none" w:sz="0" w:space="0" w:color="auto"/>
        <w:bottom w:val="none" w:sz="0" w:space="0" w:color="auto"/>
        <w:right w:val="none" w:sz="0" w:space="0" w:color="auto"/>
      </w:divBdr>
    </w:div>
    <w:div w:id="1128936388">
      <w:bodyDiv w:val="1"/>
      <w:marLeft w:val="0"/>
      <w:marRight w:val="0"/>
      <w:marTop w:val="0"/>
      <w:marBottom w:val="0"/>
      <w:divBdr>
        <w:top w:val="none" w:sz="0" w:space="0" w:color="auto"/>
        <w:left w:val="none" w:sz="0" w:space="0" w:color="auto"/>
        <w:bottom w:val="none" w:sz="0" w:space="0" w:color="auto"/>
        <w:right w:val="none" w:sz="0" w:space="0" w:color="auto"/>
      </w:divBdr>
    </w:div>
    <w:div w:id="1134757668">
      <w:bodyDiv w:val="1"/>
      <w:marLeft w:val="0"/>
      <w:marRight w:val="0"/>
      <w:marTop w:val="0"/>
      <w:marBottom w:val="0"/>
      <w:divBdr>
        <w:top w:val="none" w:sz="0" w:space="0" w:color="auto"/>
        <w:left w:val="none" w:sz="0" w:space="0" w:color="auto"/>
        <w:bottom w:val="none" w:sz="0" w:space="0" w:color="auto"/>
        <w:right w:val="none" w:sz="0" w:space="0" w:color="auto"/>
      </w:divBdr>
    </w:div>
    <w:div w:id="1144196492">
      <w:bodyDiv w:val="1"/>
      <w:marLeft w:val="0"/>
      <w:marRight w:val="0"/>
      <w:marTop w:val="0"/>
      <w:marBottom w:val="0"/>
      <w:divBdr>
        <w:top w:val="none" w:sz="0" w:space="0" w:color="auto"/>
        <w:left w:val="none" w:sz="0" w:space="0" w:color="auto"/>
        <w:bottom w:val="none" w:sz="0" w:space="0" w:color="auto"/>
        <w:right w:val="none" w:sz="0" w:space="0" w:color="auto"/>
      </w:divBdr>
    </w:div>
    <w:div w:id="1163009616">
      <w:bodyDiv w:val="1"/>
      <w:marLeft w:val="0"/>
      <w:marRight w:val="0"/>
      <w:marTop w:val="0"/>
      <w:marBottom w:val="0"/>
      <w:divBdr>
        <w:top w:val="none" w:sz="0" w:space="0" w:color="auto"/>
        <w:left w:val="none" w:sz="0" w:space="0" w:color="auto"/>
        <w:bottom w:val="none" w:sz="0" w:space="0" w:color="auto"/>
        <w:right w:val="none" w:sz="0" w:space="0" w:color="auto"/>
      </w:divBdr>
    </w:div>
    <w:div w:id="1173033596">
      <w:bodyDiv w:val="1"/>
      <w:marLeft w:val="0"/>
      <w:marRight w:val="0"/>
      <w:marTop w:val="0"/>
      <w:marBottom w:val="0"/>
      <w:divBdr>
        <w:top w:val="none" w:sz="0" w:space="0" w:color="auto"/>
        <w:left w:val="none" w:sz="0" w:space="0" w:color="auto"/>
        <w:bottom w:val="none" w:sz="0" w:space="0" w:color="auto"/>
        <w:right w:val="none" w:sz="0" w:space="0" w:color="auto"/>
      </w:divBdr>
    </w:div>
    <w:div w:id="1194879579">
      <w:bodyDiv w:val="1"/>
      <w:marLeft w:val="0"/>
      <w:marRight w:val="0"/>
      <w:marTop w:val="0"/>
      <w:marBottom w:val="0"/>
      <w:divBdr>
        <w:top w:val="none" w:sz="0" w:space="0" w:color="auto"/>
        <w:left w:val="none" w:sz="0" w:space="0" w:color="auto"/>
        <w:bottom w:val="none" w:sz="0" w:space="0" w:color="auto"/>
        <w:right w:val="none" w:sz="0" w:space="0" w:color="auto"/>
      </w:divBdr>
    </w:div>
    <w:div w:id="1199198351">
      <w:bodyDiv w:val="1"/>
      <w:marLeft w:val="0"/>
      <w:marRight w:val="0"/>
      <w:marTop w:val="0"/>
      <w:marBottom w:val="0"/>
      <w:divBdr>
        <w:top w:val="none" w:sz="0" w:space="0" w:color="auto"/>
        <w:left w:val="none" w:sz="0" w:space="0" w:color="auto"/>
        <w:bottom w:val="none" w:sz="0" w:space="0" w:color="auto"/>
        <w:right w:val="none" w:sz="0" w:space="0" w:color="auto"/>
      </w:divBdr>
    </w:div>
    <w:div w:id="1225527612">
      <w:bodyDiv w:val="1"/>
      <w:marLeft w:val="0"/>
      <w:marRight w:val="0"/>
      <w:marTop w:val="0"/>
      <w:marBottom w:val="0"/>
      <w:divBdr>
        <w:top w:val="none" w:sz="0" w:space="0" w:color="auto"/>
        <w:left w:val="none" w:sz="0" w:space="0" w:color="auto"/>
        <w:bottom w:val="none" w:sz="0" w:space="0" w:color="auto"/>
        <w:right w:val="none" w:sz="0" w:space="0" w:color="auto"/>
      </w:divBdr>
    </w:div>
    <w:div w:id="1231887933">
      <w:bodyDiv w:val="1"/>
      <w:marLeft w:val="0"/>
      <w:marRight w:val="0"/>
      <w:marTop w:val="0"/>
      <w:marBottom w:val="0"/>
      <w:divBdr>
        <w:top w:val="none" w:sz="0" w:space="0" w:color="auto"/>
        <w:left w:val="none" w:sz="0" w:space="0" w:color="auto"/>
        <w:bottom w:val="none" w:sz="0" w:space="0" w:color="auto"/>
        <w:right w:val="none" w:sz="0" w:space="0" w:color="auto"/>
      </w:divBdr>
    </w:div>
    <w:div w:id="1240821999">
      <w:bodyDiv w:val="1"/>
      <w:marLeft w:val="0"/>
      <w:marRight w:val="0"/>
      <w:marTop w:val="0"/>
      <w:marBottom w:val="0"/>
      <w:divBdr>
        <w:top w:val="none" w:sz="0" w:space="0" w:color="auto"/>
        <w:left w:val="none" w:sz="0" w:space="0" w:color="auto"/>
        <w:bottom w:val="none" w:sz="0" w:space="0" w:color="auto"/>
        <w:right w:val="none" w:sz="0" w:space="0" w:color="auto"/>
      </w:divBdr>
    </w:div>
    <w:div w:id="1268778064">
      <w:bodyDiv w:val="1"/>
      <w:marLeft w:val="0"/>
      <w:marRight w:val="0"/>
      <w:marTop w:val="0"/>
      <w:marBottom w:val="0"/>
      <w:divBdr>
        <w:top w:val="none" w:sz="0" w:space="0" w:color="auto"/>
        <w:left w:val="none" w:sz="0" w:space="0" w:color="auto"/>
        <w:bottom w:val="none" w:sz="0" w:space="0" w:color="auto"/>
        <w:right w:val="none" w:sz="0" w:space="0" w:color="auto"/>
      </w:divBdr>
    </w:div>
    <w:div w:id="1281759513">
      <w:bodyDiv w:val="1"/>
      <w:marLeft w:val="0"/>
      <w:marRight w:val="0"/>
      <w:marTop w:val="0"/>
      <w:marBottom w:val="0"/>
      <w:divBdr>
        <w:top w:val="none" w:sz="0" w:space="0" w:color="auto"/>
        <w:left w:val="none" w:sz="0" w:space="0" w:color="auto"/>
        <w:bottom w:val="none" w:sz="0" w:space="0" w:color="auto"/>
        <w:right w:val="none" w:sz="0" w:space="0" w:color="auto"/>
      </w:divBdr>
    </w:div>
    <w:div w:id="1307005463">
      <w:bodyDiv w:val="1"/>
      <w:marLeft w:val="0"/>
      <w:marRight w:val="0"/>
      <w:marTop w:val="0"/>
      <w:marBottom w:val="0"/>
      <w:divBdr>
        <w:top w:val="none" w:sz="0" w:space="0" w:color="auto"/>
        <w:left w:val="none" w:sz="0" w:space="0" w:color="auto"/>
        <w:bottom w:val="none" w:sz="0" w:space="0" w:color="auto"/>
        <w:right w:val="none" w:sz="0" w:space="0" w:color="auto"/>
      </w:divBdr>
    </w:div>
    <w:div w:id="1315337179">
      <w:bodyDiv w:val="1"/>
      <w:marLeft w:val="0"/>
      <w:marRight w:val="0"/>
      <w:marTop w:val="0"/>
      <w:marBottom w:val="0"/>
      <w:divBdr>
        <w:top w:val="none" w:sz="0" w:space="0" w:color="auto"/>
        <w:left w:val="none" w:sz="0" w:space="0" w:color="auto"/>
        <w:bottom w:val="none" w:sz="0" w:space="0" w:color="auto"/>
        <w:right w:val="none" w:sz="0" w:space="0" w:color="auto"/>
      </w:divBdr>
    </w:div>
    <w:div w:id="1325354926">
      <w:bodyDiv w:val="1"/>
      <w:marLeft w:val="0"/>
      <w:marRight w:val="0"/>
      <w:marTop w:val="0"/>
      <w:marBottom w:val="0"/>
      <w:divBdr>
        <w:top w:val="none" w:sz="0" w:space="0" w:color="auto"/>
        <w:left w:val="none" w:sz="0" w:space="0" w:color="auto"/>
        <w:bottom w:val="none" w:sz="0" w:space="0" w:color="auto"/>
        <w:right w:val="none" w:sz="0" w:space="0" w:color="auto"/>
      </w:divBdr>
    </w:div>
    <w:div w:id="1406493530">
      <w:bodyDiv w:val="1"/>
      <w:marLeft w:val="0"/>
      <w:marRight w:val="0"/>
      <w:marTop w:val="0"/>
      <w:marBottom w:val="0"/>
      <w:divBdr>
        <w:top w:val="none" w:sz="0" w:space="0" w:color="auto"/>
        <w:left w:val="none" w:sz="0" w:space="0" w:color="auto"/>
        <w:bottom w:val="none" w:sz="0" w:space="0" w:color="auto"/>
        <w:right w:val="none" w:sz="0" w:space="0" w:color="auto"/>
      </w:divBdr>
    </w:div>
    <w:div w:id="1477600191">
      <w:bodyDiv w:val="1"/>
      <w:marLeft w:val="0"/>
      <w:marRight w:val="0"/>
      <w:marTop w:val="0"/>
      <w:marBottom w:val="0"/>
      <w:divBdr>
        <w:top w:val="none" w:sz="0" w:space="0" w:color="auto"/>
        <w:left w:val="none" w:sz="0" w:space="0" w:color="auto"/>
        <w:bottom w:val="none" w:sz="0" w:space="0" w:color="auto"/>
        <w:right w:val="none" w:sz="0" w:space="0" w:color="auto"/>
      </w:divBdr>
    </w:div>
    <w:div w:id="1503356465">
      <w:bodyDiv w:val="1"/>
      <w:marLeft w:val="0"/>
      <w:marRight w:val="0"/>
      <w:marTop w:val="0"/>
      <w:marBottom w:val="0"/>
      <w:divBdr>
        <w:top w:val="none" w:sz="0" w:space="0" w:color="auto"/>
        <w:left w:val="none" w:sz="0" w:space="0" w:color="auto"/>
        <w:bottom w:val="none" w:sz="0" w:space="0" w:color="auto"/>
        <w:right w:val="none" w:sz="0" w:space="0" w:color="auto"/>
      </w:divBdr>
    </w:div>
    <w:div w:id="1507985544">
      <w:bodyDiv w:val="1"/>
      <w:marLeft w:val="0"/>
      <w:marRight w:val="0"/>
      <w:marTop w:val="0"/>
      <w:marBottom w:val="0"/>
      <w:divBdr>
        <w:top w:val="none" w:sz="0" w:space="0" w:color="auto"/>
        <w:left w:val="none" w:sz="0" w:space="0" w:color="auto"/>
        <w:bottom w:val="none" w:sz="0" w:space="0" w:color="auto"/>
        <w:right w:val="none" w:sz="0" w:space="0" w:color="auto"/>
      </w:divBdr>
    </w:div>
    <w:div w:id="1573662231">
      <w:bodyDiv w:val="1"/>
      <w:marLeft w:val="0"/>
      <w:marRight w:val="0"/>
      <w:marTop w:val="0"/>
      <w:marBottom w:val="0"/>
      <w:divBdr>
        <w:top w:val="none" w:sz="0" w:space="0" w:color="auto"/>
        <w:left w:val="none" w:sz="0" w:space="0" w:color="auto"/>
        <w:bottom w:val="none" w:sz="0" w:space="0" w:color="auto"/>
        <w:right w:val="none" w:sz="0" w:space="0" w:color="auto"/>
      </w:divBdr>
    </w:div>
    <w:div w:id="1596666694">
      <w:bodyDiv w:val="1"/>
      <w:marLeft w:val="0"/>
      <w:marRight w:val="0"/>
      <w:marTop w:val="0"/>
      <w:marBottom w:val="0"/>
      <w:divBdr>
        <w:top w:val="none" w:sz="0" w:space="0" w:color="auto"/>
        <w:left w:val="none" w:sz="0" w:space="0" w:color="auto"/>
        <w:bottom w:val="none" w:sz="0" w:space="0" w:color="auto"/>
        <w:right w:val="none" w:sz="0" w:space="0" w:color="auto"/>
      </w:divBdr>
    </w:div>
    <w:div w:id="1600143395">
      <w:bodyDiv w:val="1"/>
      <w:marLeft w:val="0"/>
      <w:marRight w:val="0"/>
      <w:marTop w:val="0"/>
      <w:marBottom w:val="0"/>
      <w:divBdr>
        <w:top w:val="none" w:sz="0" w:space="0" w:color="auto"/>
        <w:left w:val="none" w:sz="0" w:space="0" w:color="auto"/>
        <w:bottom w:val="none" w:sz="0" w:space="0" w:color="auto"/>
        <w:right w:val="none" w:sz="0" w:space="0" w:color="auto"/>
      </w:divBdr>
    </w:div>
    <w:div w:id="1603801581">
      <w:bodyDiv w:val="1"/>
      <w:marLeft w:val="0"/>
      <w:marRight w:val="0"/>
      <w:marTop w:val="0"/>
      <w:marBottom w:val="0"/>
      <w:divBdr>
        <w:top w:val="none" w:sz="0" w:space="0" w:color="auto"/>
        <w:left w:val="none" w:sz="0" w:space="0" w:color="auto"/>
        <w:bottom w:val="none" w:sz="0" w:space="0" w:color="auto"/>
        <w:right w:val="none" w:sz="0" w:space="0" w:color="auto"/>
      </w:divBdr>
    </w:div>
    <w:div w:id="1608780763">
      <w:bodyDiv w:val="1"/>
      <w:marLeft w:val="0"/>
      <w:marRight w:val="0"/>
      <w:marTop w:val="0"/>
      <w:marBottom w:val="0"/>
      <w:divBdr>
        <w:top w:val="none" w:sz="0" w:space="0" w:color="auto"/>
        <w:left w:val="none" w:sz="0" w:space="0" w:color="auto"/>
        <w:bottom w:val="none" w:sz="0" w:space="0" w:color="auto"/>
        <w:right w:val="none" w:sz="0" w:space="0" w:color="auto"/>
      </w:divBdr>
    </w:div>
    <w:div w:id="1609921633">
      <w:bodyDiv w:val="1"/>
      <w:marLeft w:val="0"/>
      <w:marRight w:val="0"/>
      <w:marTop w:val="0"/>
      <w:marBottom w:val="0"/>
      <w:divBdr>
        <w:top w:val="none" w:sz="0" w:space="0" w:color="auto"/>
        <w:left w:val="none" w:sz="0" w:space="0" w:color="auto"/>
        <w:bottom w:val="none" w:sz="0" w:space="0" w:color="auto"/>
        <w:right w:val="none" w:sz="0" w:space="0" w:color="auto"/>
      </w:divBdr>
    </w:div>
    <w:div w:id="1612741546">
      <w:bodyDiv w:val="1"/>
      <w:marLeft w:val="0"/>
      <w:marRight w:val="0"/>
      <w:marTop w:val="0"/>
      <w:marBottom w:val="0"/>
      <w:divBdr>
        <w:top w:val="none" w:sz="0" w:space="0" w:color="auto"/>
        <w:left w:val="none" w:sz="0" w:space="0" w:color="auto"/>
        <w:bottom w:val="none" w:sz="0" w:space="0" w:color="auto"/>
        <w:right w:val="none" w:sz="0" w:space="0" w:color="auto"/>
      </w:divBdr>
    </w:div>
    <w:div w:id="1646356009">
      <w:bodyDiv w:val="1"/>
      <w:marLeft w:val="0"/>
      <w:marRight w:val="0"/>
      <w:marTop w:val="0"/>
      <w:marBottom w:val="0"/>
      <w:divBdr>
        <w:top w:val="none" w:sz="0" w:space="0" w:color="auto"/>
        <w:left w:val="none" w:sz="0" w:space="0" w:color="auto"/>
        <w:bottom w:val="none" w:sz="0" w:space="0" w:color="auto"/>
        <w:right w:val="none" w:sz="0" w:space="0" w:color="auto"/>
      </w:divBdr>
    </w:div>
    <w:div w:id="1653291594">
      <w:bodyDiv w:val="1"/>
      <w:marLeft w:val="0"/>
      <w:marRight w:val="0"/>
      <w:marTop w:val="0"/>
      <w:marBottom w:val="0"/>
      <w:divBdr>
        <w:top w:val="none" w:sz="0" w:space="0" w:color="auto"/>
        <w:left w:val="none" w:sz="0" w:space="0" w:color="auto"/>
        <w:bottom w:val="none" w:sz="0" w:space="0" w:color="auto"/>
        <w:right w:val="none" w:sz="0" w:space="0" w:color="auto"/>
      </w:divBdr>
    </w:div>
    <w:div w:id="1677417374">
      <w:bodyDiv w:val="1"/>
      <w:marLeft w:val="0"/>
      <w:marRight w:val="0"/>
      <w:marTop w:val="0"/>
      <w:marBottom w:val="0"/>
      <w:divBdr>
        <w:top w:val="none" w:sz="0" w:space="0" w:color="auto"/>
        <w:left w:val="none" w:sz="0" w:space="0" w:color="auto"/>
        <w:bottom w:val="none" w:sz="0" w:space="0" w:color="auto"/>
        <w:right w:val="none" w:sz="0" w:space="0" w:color="auto"/>
      </w:divBdr>
    </w:div>
    <w:div w:id="1693845555">
      <w:bodyDiv w:val="1"/>
      <w:marLeft w:val="0"/>
      <w:marRight w:val="0"/>
      <w:marTop w:val="0"/>
      <w:marBottom w:val="0"/>
      <w:divBdr>
        <w:top w:val="none" w:sz="0" w:space="0" w:color="auto"/>
        <w:left w:val="none" w:sz="0" w:space="0" w:color="auto"/>
        <w:bottom w:val="none" w:sz="0" w:space="0" w:color="auto"/>
        <w:right w:val="none" w:sz="0" w:space="0" w:color="auto"/>
      </w:divBdr>
    </w:div>
    <w:div w:id="1722706543">
      <w:bodyDiv w:val="1"/>
      <w:marLeft w:val="0"/>
      <w:marRight w:val="0"/>
      <w:marTop w:val="0"/>
      <w:marBottom w:val="0"/>
      <w:divBdr>
        <w:top w:val="none" w:sz="0" w:space="0" w:color="auto"/>
        <w:left w:val="none" w:sz="0" w:space="0" w:color="auto"/>
        <w:bottom w:val="none" w:sz="0" w:space="0" w:color="auto"/>
        <w:right w:val="none" w:sz="0" w:space="0" w:color="auto"/>
      </w:divBdr>
    </w:div>
    <w:div w:id="1730347658">
      <w:bodyDiv w:val="1"/>
      <w:marLeft w:val="0"/>
      <w:marRight w:val="0"/>
      <w:marTop w:val="0"/>
      <w:marBottom w:val="0"/>
      <w:divBdr>
        <w:top w:val="none" w:sz="0" w:space="0" w:color="auto"/>
        <w:left w:val="none" w:sz="0" w:space="0" w:color="auto"/>
        <w:bottom w:val="none" w:sz="0" w:space="0" w:color="auto"/>
        <w:right w:val="none" w:sz="0" w:space="0" w:color="auto"/>
      </w:divBdr>
    </w:div>
    <w:div w:id="1731616890">
      <w:bodyDiv w:val="1"/>
      <w:marLeft w:val="0"/>
      <w:marRight w:val="0"/>
      <w:marTop w:val="0"/>
      <w:marBottom w:val="0"/>
      <w:divBdr>
        <w:top w:val="none" w:sz="0" w:space="0" w:color="auto"/>
        <w:left w:val="none" w:sz="0" w:space="0" w:color="auto"/>
        <w:bottom w:val="none" w:sz="0" w:space="0" w:color="auto"/>
        <w:right w:val="none" w:sz="0" w:space="0" w:color="auto"/>
      </w:divBdr>
    </w:div>
    <w:div w:id="1779328147">
      <w:bodyDiv w:val="1"/>
      <w:marLeft w:val="0"/>
      <w:marRight w:val="0"/>
      <w:marTop w:val="0"/>
      <w:marBottom w:val="0"/>
      <w:divBdr>
        <w:top w:val="none" w:sz="0" w:space="0" w:color="auto"/>
        <w:left w:val="none" w:sz="0" w:space="0" w:color="auto"/>
        <w:bottom w:val="none" w:sz="0" w:space="0" w:color="auto"/>
        <w:right w:val="none" w:sz="0" w:space="0" w:color="auto"/>
      </w:divBdr>
    </w:div>
    <w:div w:id="1800025170">
      <w:bodyDiv w:val="1"/>
      <w:marLeft w:val="0"/>
      <w:marRight w:val="0"/>
      <w:marTop w:val="0"/>
      <w:marBottom w:val="0"/>
      <w:divBdr>
        <w:top w:val="none" w:sz="0" w:space="0" w:color="auto"/>
        <w:left w:val="none" w:sz="0" w:space="0" w:color="auto"/>
        <w:bottom w:val="none" w:sz="0" w:space="0" w:color="auto"/>
        <w:right w:val="none" w:sz="0" w:space="0" w:color="auto"/>
      </w:divBdr>
    </w:div>
    <w:div w:id="1812166804">
      <w:bodyDiv w:val="1"/>
      <w:marLeft w:val="0"/>
      <w:marRight w:val="0"/>
      <w:marTop w:val="0"/>
      <w:marBottom w:val="0"/>
      <w:divBdr>
        <w:top w:val="none" w:sz="0" w:space="0" w:color="auto"/>
        <w:left w:val="none" w:sz="0" w:space="0" w:color="auto"/>
        <w:bottom w:val="none" w:sz="0" w:space="0" w:color="auto"/>
        <w:right w:val="none" w:sz="0" w:space="0" w:color="auto"/>
      </w:divBdr>
    </w:div>
    <w:div w:id="1817139312">
      <w:bodyDiv w:val="1"/>
      <w:marLeft w:val="0"/>
      <w:marRight w:val="0"/>
      <w:marTop w:val="0"/>
      <w:marBottom w:val="0"/>
      <w:divBdr>
        <w:top w:val="none" w:sz="0" w:space="0" w:color="auto"/>
        <w:left w:val="none" w:sz="0" w:space="0" w:color="auto"/>
        <w:bottom w:val="none" w:sz="0" w:space="0" w:color="auto"/>
        <w:right w:val="none" w:sz="0" w:space="0" w:color="auto"/>
      </w:divBdr>
    </w:div>
    <w:div w:id="1826627249">
      <w:bodyDiv w:val="1"/>
      <w:marLeft w:val="0"/>
      <w:marRight w:val="0"/>
      <w:marTop w:val="0"/>
      <w:marBottom w:val="0"/>
      <w:divBdr>
        <w:top w:val="none" w:sz="0" w:space="0" w:color="auto"/>
        <w:left w:val="none" w:sz="0" w:space="0" w:color="auto"/>
        <w:bottom w:val="none" w:sz="0" w:space="0" w:color="auto"/>
        <w:right w:val="none" w:sz="0" w:space="0" w:color="auto"/>
      </w:divBdr>
    </w:div>
    <w:div w:id="1850555739">
      <w:bodyDiv w:val="1"/>
      <w:marLeft w:val="0"/>
      <w:marRight w:val="0"/>
      <w:marTop w:val="0"/>
      <w:marBottom w:val="0"/>
      <w:divBdr>
        <w:top w:val="none" w:sz="0" w:space="0" w:color="auto"/>
        <w:left w:val="none" w:sz="0" w:space="0" w:color="auto"/>
        <w:bottom w:val="none" w:sz="0" w:space="0" w:color="auto"/>
        <w:right w:val="none" w:sz="0" w:space="0" w:color="auto"/>
      </w:divBdr>
    </w:div>
    <w:div w:id="1887376469">
      <w:bodyDiv w:val="1"/>
      <w:marLeft w:val="0"/>
      <w:marRight w:val="0"/>
      <w:marTop w:val="0"/>
      <w:marBottom w:val="0"/>
      <w:divBdr>
        <w:top w:val="none" w:sz="0" w:space="0" w:color="auto"/>
        <w:left w:val="none" w:sz="0" w:space="0" w:color="auto"/>
        <w:bottom w:val="none" w:sz="0" w:space="0" w:color="auto"/>
        <w:right w:val="none" w:sz="0" w:space="0" w:color="auto"/>
      </w:divBdr>
    </w:div>
    <w:div w:id="1891762356">
      <w:bodyDiv w:val="1"/>
      <w:marLeft w:val="0"/>
      <w:marRight w:val="0"/>
      <w:marTop w:val="0"/>
      <w:marBottom w:val="0"/>
      <w:divBdr>
        <w:top w:val="none" w:sz="0" w:space="0" w:color="auto"/>
        <w:left w:val="none" w:sz="0" w:space="0" w:color="auto"/>
        <w:bottom w:val="none" w:sz="0" w:space="0" w:color="auto"/>
        <w:right w:val="none" w:sz="0" w:space="0" w:color="auto"/>
      </w:divBdr>
    </w:div>
    <w:div w:id="1929121059">
      <w:bodyDiv w:val="1"/>
      <w:marLeft w:val="0"/>
      <w:marRight w:val="0"/>
      <w:marTop w:val="0"/>
      <w:marBottom w:val="0"/>
      <w:divBdr>
        <w:top w:val="none" w:sz="0" w:space="0" w:color="auto"/>
        <w:left w:val="none" w:sz="0" w:space="0" w:color="auto"/>
        <w:bottom w:val="none" w:sz="0" w:space="0" w:color="auto"/>
        <w:right w:val="none" w:sz="0" w:space="0" w:color="auto"/>
      </w:divBdr>
    </w:div>
    <w:div w:id="1937517365">
      <w:bodyDiv w:val="1"/>
      <w:marLeft w:val="0"/>
      <w:marRight w:val="0"/>
      <w:marTop w:val="0"/>
      <w:marBottom w:val="0"/>
      <w:divBdr>
        <w:top w:val="none" w:sz="0" w:space="0" w:color="auto"/>
        <w:left w:val="none" w:sz="0" w:space="0" w:color="auto"/>
        <w:bottom w:val="none" w:sz="0" w:space="0" w:color="auto"/>
        <w:right w:val="none" w:sz="0" w:space="0" w:color="auto"/>
      </w:divBdr>
    </w:div>
    <w:div w:id="1952740823">
      <w:bodyDiv w:val="1"/>
      <w:marLeft w:val="0"/>
      <w:marRight w:val="0"/>
      <w:marTop w:val="0"/>
      <w:marBottom w:val="0"/>
      <w:divBdr>
        <w:top w:val="none" w:sz="0" w:space="0" w:color="auto"/>
        <w:left w:val="none" w:sz="0" w:space="0" w:color="auto"/>
        <w:bottom w:val="none" w:sz="0" w:space="0" w:color="auto"/>
        <w:right w:val="none" w:sz="0" w:space="0" w:color="auto"/>
      </w:divBdr>
    </w:div>
    <w:div w:id="1963925728">
      <w:bodyDiv w:val="1"/>
      <w:marLeft w:val="0"/>
      <w:marRight w:val="0"/>
      <w:marTop w:val="0"/>
      <w:marBottom w:val="0"/>
      <w:divBdr>
        <w:top w:val="none" w:sz="0" w:space="0" w:color="auto"/>
        <w:left w:val="none" w:sz="0" w:space="0" w:color="auto"/>
        <w:bottom w:val="none" w:sz="0" w:space="0" w:color="auto"/>
        <w:right w:val="none" w:sz="0" w:space="0" w:color="auto"/>
      </w:divBdr>
    </w:div>
    <w:div w:id="1966767933">
      <w:bodyDiv w:val="1"/>
      <w:marLeft w:val="0"/>
      <w:marRight w:val="0"/>
      <w:marTop w:val="0"/>
      <w:marBottom w:val="0"/>
      <w:divBdr>
        <w:top w:val="none" w:sz="0" w:space="0" w:color="auto"/>
        <w:left w:val="none" w:sz="0" w:space="0" w:color="auto"/>
        <w:bottom w:val="none" w:sz="0" w:space="0" w:color="auto"/>
        <w:right w:val="none" w:sz="0" w:space="0" w:color="auto"/>
      </w:divBdr>
    </w:div>
    <w:div w:id="2086490162">
      <w:bodyDiv w:val="1"/>
      <w:marLeft w:val="0"/>
      <w:marRight w:val="0"/>
      <w:marTop w:val="0"/>
      <w:marBottom w:val="0"/>
      <w:divBdr>
        <w:top w:val="none" w:sz="0" w:space="0" w:color="auto"/>
        <w:left w:val="none" w:sz="0" w:space="0" w:color="auto"/>
        <w:bottom w:val="none" w:sz="0" w:space="0" w:color="auto"/>
        <w:right w:val="none" w:sz="0" w:space="0" w:color="auto"/>
      </w:divBdr>
    </w:div>
    <w:div w:id="2104841148">
      <w:bodyDiv w:val="1"/>
      <w:marLeft w:val="0"/>
      <w:marRight w:val="0"/>
      <w:marTop w:val="0"/>
      <w:marBottom w:val="0"/>
      <w:divBdr>
        <w:top w:val="none" w:sz="0" w:space="0" w:color="auto"/>
        <w:left w:val="none" w:sz="0" w:space="0" w:color="auto"/>
        <w:bottom w:val="none" w:sz="0" w:space="0" w:color="auto"/>
        <w:right w:val="none" w:sz="0" w:space="0" w:color="auto"/>
      </w:divBdr>
    </w:div>
    <w:div w:id="2110002297">
      <w:bodyDiv w:val="1"/>
      <w:marLeft w:val="0"/>
      <w:marRight w:val="0"/>
      <w:marTop w:val="0"/>
      <w:marBottom w:val="0"/>
      <w:divBdr>
        <w:top w:val="none" w:sz="0" w:space="0" w:color="auto"/>
        <w:left w:val="none" w:sz="0" w:space="0" w:color="auto"/>
        <w:bottom w:val="none" w:sz="0" w:space="0" w:color="auto"/>
        <w:right w:val="none" w:sz="0" w:space="0" w:color="auto"/>
      </w:divBdr>
    </w:div>
    <w:div w:id="214087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hart" Target="charts/chart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bird\AppData\Local\Microsoft\Windows\Temporary%20Internet%20Files\Content.Outlook\D0LYFLN8\results%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spPr>
            <a:solidFill>
              <a:schemeClr val="bg1">
                <a:lumMod val="50000"/>
              </a:schemeClr>
            </a:solidFill>
            <a:ln>
              <a:solidFill>
                <a:schemeClr val="tx1"/>
              </a:solidFill>
            </a:ln>
          </c:spPr>
          <c:invertIfNegative val="0"/>
          <c:cat>
            <c:strRef>
              <c:f>'[results (2).xlsx]Sheet3'!$A$1:$A$9</c:f>
              <c:strCache>
                <c:ptCount val="9"/>
                <c:pt idx="0">
                  <c:v>Misc</c:v>
                </c:pt>
                <c:pt idx="1">
                  <c:v>Knowledge Transfer</c:v>
                </c:pt>
                <c:pt idx="2">
                  <c:v>Review Tool</c:v>
                </c:pt>
                <c:pt idx="3">
                  <c:v>Testing</c:v>
                </c:pt>
                <c:pt idx="4">
                  <c:v>External Impact</c:v>
                </c:pt>
                <c:pt idx="5">
                  <c:v>Defects</c:v>
                </c:pt>
                <c:pt idx="6">
                  <c:v>Social Communication</c:v>
                </c:pt>
                <c:pt idx="7">
                  <c:v>Understanding</c:v>
                </c:pt>
                <c:pt idx="8">
                  <c:v>Code Improvements</c:v>
                </c:pt>
              </c:strCache>
            </c:strRef>
          </c:cat>
          <c:val>
            <c:numRef>
              <c:f>'[results (2).xlsx]Sheet3'!$B$1:$B$9</c:f>
              <c:numCache>
                <c:formatCode>0%</c:formatCode>
                <c:ptCount val="9"/>
                <c:pt idx="0">
                  <c:v>6.491228070175438E-2</c:v>
                </c:pt>
                <c:pt idx="1">
                  <c:v>2.1052631578947368E-2</c:v>
                </c:pt>
                <c:pt idx="2">
                  <c:v>2.6315789473684209E-2</c:v>
                </c:pt>
                <c:pt idx="3">
                  <c:v>4.3859649122807015E-2</c:v>
                </c:pt>
                <c:pt idx="4">
                  <c:v>4.5614035087719301E-2</c:v>
                </c:pt>
                <c:pt idx="5">
                  <c:v>0.1368421052631579</c:v>
                </c:pt>
                <c:pt idx="6">
                  <c:v>0.156140350877193</c:v>
                </c:pt>
                <c:pt idx="7">
                  <c:v>0.21578947368421053</c:v>
                </c:pt>
                <c:pt idx="8">
                  <c:v>0.28947368421052633</c:v>
                </c:pt>
              </c:numCache>
            </c:numRef>
          </c:val>
        </c:ser>
        <c:dLbls>
          <c:showLegendKey val="0"/>
          <c:showVal val="0"/>
          <c:showCatName val="0"/>
          <c:showSerName val="0"/>
          <c:showPercent val="0"/>
          <c:showBubbleSize val="0"/>
        </c:dLbls>
        <c:gapWidth val="150"/>
        <c:axId val="318568960"/>
        <c:axId val="318567784"/>
      </c:barChart>
      <c:catAx>
        <c:axId val="318568960"/>
        <c:scaling>
          <c:orientation val="minMax"/>
        </c:scaling>
        <c:delete val="0"/>
        <c:axPos val="l"/>
        <c:numFmt formatCode="General" sourceLinked="0"/>
        <c:majorTickMark val="none"/>
        <c:minorTickMark val="none"/>
        <c:tickLblPos val="nextTo"/>
        <c:crossAx val="318567784"/>
        <c:crosses val="autoZero"/>
        <c:auto val="1"/>
        <c:lblAlgn val="ctr"/>
        <c:lblOffset val="100"/>
        <c:noMultiLvlLbl val="0"/>
      </c:catAx>
      <c:valAx>
        <c:axId val="318567784"/>
        <c:scaling>
          <c:orientation val="minMax"/>
          <c:max val="0.30000000000000004"/>
        </c:scaling>
        <c:delete val="0"/>
        <c:axPos val="b"/>
        <c:majorGridlines/>
        <c:numFmt formatCode="0%" sourceLinked="1"/>
        <c:majorTickMark val="out"/>
        <c:minorTickMark val="none"/>
        <c:tickLblPos val="nextTo"/>
        <c:crossAx val="318568960"/>
        <c:crosses val="autoZero"/>
        <c:crossBetween val="between"/>
      </c:valAx>
      <c:spPr>
        <a:ln>
          <a:noFill/>
        </a:ln>
      </c:spPr>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B0B5C52E3C794D922E6B231371D1AB" ma:contentTypeVersion="0" ma:contentTypeDescription="Create a new document." ma:contentTypeScope="" ma:versionID="98eba03244e0d8dc981f461ef1248ada">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Shu08</b:Tag>
    <b:SourceType>JournalArticle</b:SourceType>
    <b:Guid>{8CB11E16-B7C5-48EF-ACAF-A8380B84DB1E}</b:Guid>
    <b:Author>
      <b:Author>
        <b:NameList>
          <b:Person>
            <b:Last>Shull</b:Last>
          </b:Person>
        </b:NameList>
      </b:Author>
    </b:Author>
    <b:Title>Inspecting the History of Inspections</b:Title>
    <b:Year>2008</b:Year>
    <b:RefOrder>4</b:RefOrder>
  </b:Source>
  <b:Source>
    <b:Tag>Ado11</b:Tag>
    <b:SourceType>JournalArticle</b:SourceType>
    <b:Guid>{5AEB5B1E-D60D-479A-AD88-B387A208D052}</b:Guid>
    <b:Author>
      <b:Author>
        <b:NameList>
          <b:Person>
            <b:Last>Adolph</b:Last>
            <b:First>S.,</b:First>
            <b:Middle>W. Hall, and P. Kruchten</b:Middle>
          </b:Person>
        </b:NameList>
      </b:Author>
    </b:Author>
    <b:Title>Using Grounded Theory to Study the Experience of Software Development</b:Title>
    <b:JournalName>Empirical Software Engineering</b:JournalName>
    <b:Year>2011</b:Year>
    <b:Pages>487-513</b:Pages>
    <b:Volume>16</b:Volume>
    <b:Issue>4</b:Issue>
    <b:RefOrder>22</b:RefOrder>
  </b:Source>
  <b:Source>
    <b:Tag>IBa05</b:Tag>
    <b:SourceType>InternetSite</b:SourceType>
    <b:Guid>{F8AA4947-BA20-426A-8EAE-264822309E9C}</b:Guid>
    <b:Year>2005</b:Year>
    <b:Month>May</b:Month>
    <b:Author>
      <b:Author>
        <b:NameList>
          <b:Person>
            <b:Last>Barker</b:Last>
            <b:First>I.</b:First>
          </b:Person>
        </b:NameList>
      </b:Author>
    </b:Author>
    <b:InternetSiteTitle>What is information architecture? KM Column</b:InternetSiteTitle>
    <b:URL>http://www.steptwo.com.au/</b:URL>
    <b:RefOrder>25</b:RefOrder>
  </b:Source>
  <b:Source>
    <b:Tag>Stu00</b:Tag>
    <b:SourceType>Book</b:SourceType>
    <b:Guid>{529C9384-4B57-4B25-B8E6-EBBD88E02BE3}</b:Guid>
    <b:Year>2000</b:Year>
    <b:Author>
      <b:Author>
        <b:NameList>
          <b:Person>
            <b:Last>Stuart J. Janis</b:Last>
            <b:First>Janice</b:First>
            <b:Middle>E. Shade</b:Middle>
          </b:Person>
        </b:NameList>
      </b:Author>
    </b:Author>
    <b:Title>Improving Performance Through Statistical Thinking</b:Title>
    <b:Publisher>Mcgraw-Hill</b:Publisher>
    <b:RefOrder>26</b:RefOrder>
  </b:Source>
  <b:Source>
    <b:Tag>Ada84</b:Tag>
    <b:SourceType>JournalArticle</b:SourceType>
    <b:Guid>{8C395AC2-006F-4B2E-851B-F0A5B6710350}</b:Guid>
    <b:Author>
      <b:Author>
        <b:NameList>
          <b:Person>
            <b:Last>Adair</b:Last>
            <b:First>John</b:First>
            <b:Middle>G.</b:Middle>
          </b:Person>
        </b:NameList>
      </b:Author>
    </b:Author>
    <b:Title>The Hawthorne effect: A reconsideration of the methodological artifact</b:Title>
    <b:Pages>334-345</b:Pages>
    <b:Year>1984</b:Year>
    <b:ConferenceName>Journal of Applied Psychology</b:ConferenceName>
    <b:JournalName>Journal of Applied Psychology</b:JournalName>
    <b:Volume>69</b:Volume>
    <b:Issue>2</b:Issue>
    <b:RefOrder>19</b:RefOrder>
  </b:Source>
  <b:Source>
    <b:Tag>BLB04</b:Tag>
    <b:SourceType>Book</b:SourceType>
    <b:Guid>{0A6B5CC8-282C-44C8-A4AF-20C8B5488A83}</b:Guid>
    <b:Title>Qualitative Research Methods for Social Sciences</b:Title>
    <b:Year>2004</b:Year>
    <b:Author>
      <b:Author>
        <b:NameList>
          <b:Person>
            <b:Last>Berg</b:Last>
            <b:First>B.</b:First>
            <b:Middle>L.</b:Middle>
          </b:Person>
        </b:NameList>
      </b:Author>
    </b:Author>
    <b:City>Boston</b:City>
    <b:Publisher>Pearson</b:Publisher>
    <b:RefOrder>21</b:RefOrder>
  </b:Source>
  <b:Source>
    <b:Tag>JCr09</b:Tag>
    <b:SourceType>Book</b:SourceType>
    <b:Guid>{0738A8F7-E5DB-4FA6-A038-07C04B6DD5CD}</b:Guid>
    <b:Author>
      <b:Author>
        <b:NameList>
          <b:Person>
            <b:Last>Creswell</b:Last>
            <b:First>J.</b:First>
          </b:Person>
        </b:NameList>
      </b:Author>
    </b:Author>
    <b:Title>Research Design: Qualitative, Quantitative, and Mixed Methods Approaches</b:Title>
    <b:Year>2009</b:Year>
    <b:Publisher>Sage Publications, Inc.</b:Publisher>
    <b:Edition>3rd</b:Edition>
    <b:RefOrder>20</b:RefOrder>
  </b:Source>
  <b:Source>
    <b:Tag>TLi02</b:Tag>
    <b:SourceType>Book</b:SourceType>
    <b:Guid>{7B30927D-9CF7-497C-A3A1-B115E3FF5593}</b:Guid>
    <b:Author>
      <b:Author>
        <b:NameList>
          <b:Person>
            <b:Last>Lindlof</b:Last>
            <b:First>T.</b:First>
          </b:Person>
          <b:Person>
            <b:Last>Taylor</b:Last>
            <b:First>B.</b:First>
          </b:Person>
        </b:NameList>
      </b:Author>
    </b:Author>
    <b:Title>Qualitative Communication Research Methods</b:Title>
    <b:Year>2002</b:Year>
    <b:Publisher>Sage</b:Publisher>
    <b:RefOrder>23</b:RefOrder>
  </b:Source>
  <b:Source>
    <b:Tag>RSW95</b:Tag>
    <b:SourceType>Book</b:SourceType>
    <b:Guid>{13240B59-F590-452E-93FD-937B29BC5B3B}</b:Guid>
    <b:Author>
      <b:Author>
        <b:NameList>
          <b:Person>
            <b:Last>Weiss</b:Last>
            <b:First>R.</b:First>
            <b:Middle>S.</b:Middle>
          </b:Person>
        </b:NameList>
      </b:Author>
    </b:Author>
    <b:Title>Learning From Strangers: The Art and Method of Qualitative Interview Studies</b:Title>
    <b:Year>1995</b:Year>
    <b:Publisher>The Free Press</b:Publisher>
    <b:RefOrder>24</b:RefOrder>
  </b:Source>
  <Source>
    <b:Tag>Tyagi1989The</b:Tag>
    <b:SourceType>JournalArticle</b:SourceType>
    <b:JournalName>Journal of The Academy of Marketing Science</b:JournalName>
    <b:Author>
      <b:Author>
        <b:NameList>
          <b:Person>
            <b:First>P.</b:First>
            <b:Last>Tyagi</b:Last>
            <b:Middle>K.</b:Middle>
          </b:Person>
        </b:NameList>
      </b:Author>
    </b:Author>
    <b:Year>1989</b:Year>
    <b:Title>The Effects of Appeals, Anonymity, and Feedback on Mail Survey Response Patterns from Salespeople</b:Title>
    <b:RefOrder>29</b:RefOrder>
  </Source>
  <b:Source>
    <b:Tag>Fly06</b:Tag>
    <b:SourceType>JournalArticle</b:SourceType>
    <b:Guid>{BF9094C7-C0F3-47BA-A072-35C35A2685E2}</b:Guid>
    <b:Title>Five misunderstandings about case-study research</b:Title>
    <b:Pages>219-245</b:Pages>
    <b:Year>2006</b:Year>
    <b:Author>
      <b:Author>
        <b:NameList>
          <b:Person>
            <b:Last>Flyvbjerg</b:Last>
            <b:First>B.</b:First>
          </b:Person>
        </b:NameList>
      </b:Author>
    </b:Author>
    <b:JournalName>Qualitative inquiry</b:JournalName>
    <b:Volume>12</b:Volume>
    <b:Issue>2</b:Issue>
    <b:RefOrder>34</b:RefOrder>
  </b:Source>
  <b:Source>
    <b:Tag>Nia06</b:Tag>
    <b:SourceType>ElectronicSource</b:SourceType>
    <b:Guid>{DD08AB3F-B5BB-4EB9-8CD5-A632691E65D4}</b:Guid>
    <b:Title>How Google does web-based code reviews with Mondrian</b:Title>
    <b:Year>2006</b:Year>
    <b:Author>
      <b:Author>
        <b:NameList>
          <b:Person>
            <b:Last>Kennedy</b:Last>
            <b:First>Niall</b:First>
          </b:Person>
        </b:NameList>
      </b:Author>
    </b:Author>
    <b:Month>Dec</b:Month>
    <b:URL>http://www.niallkennedy.com/blog/2006/11/google-mondrian.html</b:URL>
    <b:RefOrder>6</b:RefOrder>
  </b:Source>
  <b:Source>
    <b:Tag>Ale11</b:Tag>
    <b:SourceType>ElectronicSource</b:SourceType>
    <b:Guid>{B5A55DEC-A854-4132-9E3A-5F599DFAC743}</b:Guid>
    <b:Author>
      <b:Author>
        <b:NameList>
          <b:Person>
            <b:Last>Tsotsis</b:Last>
            <b:First>Alexia</b:First>
          </b:Person>
        </b:NameList>
      </b:Author>
    </b:Author>
    <b:Title>Meet Phabricator, The Witty Code Review Tool Built Inside Facebook</b:Title>
    <b:Year>2011</b:Year>
    <b:Month>August</b:Month>
    <b:URL>http://techcrunch.com/2011/08/07/oh-what-noble-scribe-hath-penned-these-words/</b:URL>
    <b:RefOrder>7</b:RefOrder>
  </b:Source>
  <b:Source>
    <b:Tag>Ger12</b:Tag>
    <b:SourceType>ElectronicSource</b:SourceType>
    <b:Guid>{918FB89D-C77B-458A-9537-F1F2D5CB96EE}</b:Guid>
    <b:Title>Gerrit (software)</b:Title>
    <b:Medium>Wikipedia Article</b:Medium>
    <b:Year>2012</b:Year>
    <b:Month>June</b:Month>
    <b:URL>http://en.wikipedia.org/wiki/Gerrit_(software)</b:URL>
    <b:RefOrder>8</b:RefOrder>
  </b:Source>
  <Source>
    <b:Tag>golafshani2003understanding</b:Tag>
    <b:SourceType>JournalArticle</b:SourceType>
    <b:Author>
      <b:Author>
        <b:NameList>
          <b:Person>
            <b:First>N.</b:First>
            <b:Last>Golafshani</b:Last>
          </b:Person>
        </b:NameList>
      </b:Author>
    </b:Author>
    <b:Title>Understanding reliability and validity in qualitative research</b:Title>
    <b:JournalName>The qualitative report</b:JournalName>
    <b:Volume>8</b:Volume>
    <b:Number>4</b:Number>
    <b:Pages>597--607</b:Pages>
    <b:Year>2003</b:Year>
    <b:RefOrder>33</b:RefOrder>
  </Source>
  <b:Source>
    <b:Tag>OLa02</b:Tag>
    <b:SourceType>BookSection</b:SourceType>
    <b:Guid>{AD23E8D4-CC83-41B8-8183-E4AF57AC2023}</b:Guid>
    <b:Title>A Survey of Software Inspection Technologies</b:Title>
    <b:Year>2002</b:Year>
    <b:Author>
      <b:Author>
        <b:NameList>
          <b:Person>
            <b:Last>Laitenberger</b:Last>
            <b:First>O.</b:First>
          </b:Person>
        </b:NameList>
      </b:Author>
    </b:Author>
    <b:BookTitle>Handbook on Software Engineering and Knowledge Engineering</b:BookTitle>
    <b:Pages>517-555</b:Pages>
    <b:RefOrder>9</b:RefOrder>
  </b:Source>
  <b:Source>
    <b:Tag>JPJ06</b:Tag>
    <b:SourceType>JournalArticle</b:SourceType>
    <b:Guid>{74109B32-70AD-48CF-9B46-25FA3D1A0F3C}</b:Guid>
    <b:Title>Collaboration, Peer Review, and Open Source Software</b:Title>
    <b:Year>2006</b:Year>
    <b:Pages>477-497</b:Pages>
    <b:Author>
      <b:Author>
        <b:NameList>
          <b:Person>
            <b:Last>Johnson</b:Last>
            <b:First>J.P.</b:First>
          </b:Person>
        </b:NameList>
      </b:Author>
    </b:Author>
    <b:JournalName>Information Economics and Policy</b:JournalName>
    <b:Volume>18</b:Volume>
    <b:RefOrder>10</b:RefOrder>
  </b:Source>
  <b:Source>
    <b:Tag>Mashayekhi:1994:CCA:195274.195290</b:Tag>
    <b:SourceType>JournalArticle</b:SourceType>
    <b:Author>
      <b:Author>
        <b:NameList>
          <b:Person>
            <b:First>Vahid</b:First>
            <b:Last>Mashayekhi</b:Last>
          </b:Person>
          <b:Person>
            <b:First>Chris</b:First>
            <b:Last>Feulner</b:Last>
          </b:Person>
          <b:Person>
            <b:First>John</b:First>
            <b:Last>Riedl</b:Last>
          </b:Person>
        </b:NameList>
      </b:Author>
    </b:Author>
    <b:Title>CAIS: collaborative asynchronous inspection of software</b:Title>
    <b:JournalName>SIGSOFT Softw. Eng. Notes</b:JournalName>
    <b:Issue_date>Dec. 1994</b:Issue_date>
    <b:Volume>19</b:Volume>
    <b:Number>5</b:Number>
    <b:Month>dec</b:Month>
    <b:Year>1994</b:Year>
    <b:Issn>0163-5948</b:Issn>
    <b:Pages>21--34</b:Pages>
    <b:Numpages>14</b:Numpages>
    <b:Url>http://doi.acm.org/10.1145/195274.195290</b:Url>
    <b:Doi>10.1145/195274.195290</b:Doi>
    <b:Acmid>195290</b:Acmid>
    <b:Publisher>ACM</b:Publisher>
    <b:Address>New York, NY, USA</b:Address>
    <b:Keywords>asynchrony, collaboration, computer-supported cooperative work, concurrent software engineering, notification, software inspection</b:Keywords>
    <b:RefOrder>14</b:RefOrder>
  </b:Source>
  <Source>
    <b:Tag>porter1996review</b:Tag>
    <b:SourceType>JournalArticle</b:SourceType>
    <b:Author>
      <b:Author>
        <b:NameList>
          <b:Person>
            <b:First>A.</b:First>
            <b:Last>Porter</b:Last>
          </b:Person>
          <b:Person>
            <b:First>H.</b:First>
            <b:Last>Siy</b:Last>
          </b:Person>
          <b:Person>
            <b:First>L.</b:First>
            <b:Last>Votta</b:Last>
          </b:Person>
        </b:NameList>
      </b:Author>
    </b:Author>
    <b:Title>A review of software inspections</b:Title>
    <b:JournalName>Advances in Computers</b:JournalName>
    <b:Volume>42</b:Volume>
    <b:Pages>39--76</b:Pages>
    <b:Year>1996</b:Year>
    <b:Publisher>Elsevier</b:Publisher>
    <b:RefOrder>11</b:RefOrder>
  </Source>
  <b:Source>
    <b:Tag>Bar07</b:Tag>
    <b:SourceType>BookSection</b:SourceType>
    <b:Guid>{68E2DDF4-7943-471A-A967-DF04F33199DB}</b:Guid>
    <b:Author>
      <b:Author>
        <b:NameList>
          <b:Person>
            <b:Last>Kitchenham</b:Last>
            <b:First>B.</b:First>
            <b:Middle>A.</b:Middle>
          </b:Person>
          <b:Person>
            <b:Last>Pfleeger</b:Last>
            <b:First>S.</b:First>
            <b:Middle>L.</b:Middle>
          </b:Person>
        </b:NameList>
      </b:Author>
      <b:Editor>
        <b:NameList>
          <b:Person>
            <b:Last>Shull</b:Last>
            <b:First>Forrest</b:First>
          </b:Person>
          <b:Person>
            <b:Last>Singer</b:Last>
            <b:First>Janice</b:First>
          </b:Person>
          <b:Person>
            <b:Last>Sjøberg</b:Last>
            <b:First>Dag</b:First>
            <b:Middle>I. K.</b:Middle>
          </b:Person>
        </b:NameList>
      </b:Editor>
    </b:Author>
    <b:Title>Personal Opinion Surveys</b:Title>
    <b:BookTitle>Guide to Advanced Empirical Software Engineering</b:BookTitle>
    <b:Year>2007</b:Year>
    <b:Publisher>Springer</b:Publisher>
    <b:RefOrder>28</b:RefOrder>
  </b:Source>
  <b:Source>
    <b:Tag>Ada85</b:Tag>
    <b:SourceType>Book</b:SourceType>
    <b:Guid>{202EBBA6-4E1F-468F-8F03-C8D2F8004EEF}</b:Guid>
    <b:Title>The Social Science Encyclopedia</b:Title>
    <b:Year>1985</b:Year>
    <b:Author>
      <b:Author>
        <b:NameList>
          <b:Person>
            <b:Last>Kuper</b:Last>
            <b:First>A.</b:First>
          </b:Person>
          <b:Person>
            <b:Last>Kuper</b:Last>
            <b:First>J.</b:First>
          </b:Person>
        </b:NameList>
      </b:Author>
    </b:Author>
    <b:Publisher>Routledge</b:Publisher>
    <b:RefOrder>35</b:RefOrder>
  </b:Source>
  <b:Source>
    <b:Tag>Vic991</b:Tag>
    <b:SourceType>JournalArticle</b:SourceType>
    <b:Guid>{CD5A6118-E215-4C14-8E2B-8696506C463D}</b:Guid>
    <b:Author>
      <b:Author>
        <b:NameList>
          <b:Person>
            <b:Last>Basili</b:Last>
            <b:First>V.</b:First>
          </b:Person>
          <b:Person>
            <b:Last>Shull</b:Last>
            <b:First>F.</b:First>
          </b:Person>
          <b:Person>
            <b:Last>Lanubile</b:Last>
            <b:First>F.</b:First>
          </b:Person>
        </b:NameList>
      </b:Author>
    </b:Author>
    <b:Title>Building knowledge through families of experiments.</b:Title>
    <b:JournalName>IEEE Trans. Software Eng.</b:JournalName>
    <b:Year>1999</b:Year>
    <b:Pages>456-173</b:Pages>
    <b:Volume>25</b:Volume>
    <b:Issue>4</b:Issue>
    <b:RefOrder>36</b:RefOrder>
  </b:Source>
  <b:Source>
    <b:Tag>Bac12</b:Tag>
    <b:SourceType>Report</b:SourceType>
    <b:Guid>{D614057C-2F62-4CDE-AE94-12C2CFB1DA85}</b:Guid>
    <b:Title>Appendix to Expectations, Outcomes, and Challenges of Modern Code Review</b:Title>
    <b:Year>2012</b:Year>
    <b:Author>
      <b:Author>
        <b:NameList>
          <b:Person>
            <b:Last>Bacchelli</b:Last>
            <b:First>A.</b:First>
          </b:Person>
          <b:Person>
            <b:Last>Bird</b:Last>
            <b:First>C.</b:First>
          </b:Person>
        </b:NameList>
      </b:Author>
    </b:Author>
    <b:Institution>Microsoft Research</b:Institution>
    <b:ThesisType>Technical Report MSR-TR-2012-83</b:ThesisType>
    <b:URL>http://research.microsoft.com/apps/pubs/?id=171426</b:URL>
    <b:RefOrder>27</b:RefOrder>
  </b:Source>
  <b:Source>
    <b:Tag>Rigby2012IEEES</b:Tag>
    <b:SourceType>JournalArticle</b:SourceType>
    <b:Author>
      <b:Author>
        <b:NameList>
          <b:Person>
            <b:Last>Rigby</b:Last>
            <b:First>P.</b:First>
          </b:Person>
          <b:Person>
            <b:Last>Cleary</b:Last>
            <b:First>B.</b:First>
          </b:Person>
          <b:Person>
            <b:Last>Painchaud</b:Last>
            <b:First>F.</b:First>
          </b:Person>
          <b:Person>
            <b:Last>Storey</b:Last>
            <b:First>M.</b:First>
          </b:Person>
          <b:Person>
            <b:Last>German</b:Last>
            <b:First>D.</b:First>
          </b:Person>
        </b:NameList>
      </b:Author>
    </b:Author>
    <b:Title>Open Source Peer Review – Lessons and Recommendations for</b:Title>
    <b:JournalName>IEEE Software</b:JournalName>
    <b:Year>2012</b:Year>
    <b:Publisher>IEEE</b:Publisher>
    <b:Guid>{0B3DE274-4929-4165-9117-A66A1EF66CF4}</b:Guid>
    <b:RefOrder>5</b:RefOrder>
  </b:Source>
  <b:Source>
    <b:Tag>Brothers1990IGC9933299353</b:Tag>
    <b:SourceType>ConferenceProceedings</b:SourceType>
    <b:Author>
      <b:Author>
        <b:NameList>
          <b:Person>
            <b:First>L.</b:First>
            <b:Last>Brothers</b:Last>
          </b:Person>
          <b:Person>
            <b:First>V.</b:First>
            <b:Last>Sembugamoorthy</b:Last>
          </b:Person>
          <b:Person>
            <b:First>M.</b:First>
            <b:Last>Muller</b:Last>
          </b:Person>
        </b:NameList>
      </b:Author>
    </b:Author>
    <b:Title>ICICLE: groupware for code inspection</b:Title>
    <b:ConferenceName> Conference on Computer-Supported Cooperative Work</b:ConferenceName>
    <b:Series>CSCW '90</b:Series>
    <b:Year>1990</b:Year>
    <b:Isbn>0-89791-402-3</b:Isbn>
    <b:Location>Los Angeles, California, United States</b:Location>
    <b:Pages>169--181</b:Pages>
    <b:Numpages>13</b:Numpages>
    <b:Url>http://doi.acm.org/10.1145/99332.99353</b:Url>
    <b:Doi>10.1145/99332.99353</b:Doi>
    <b:Acmid>99353</b:Acmid>
    <b:Publisher>ACM</b:Publisher>
    <b:Address>New York, NY, USA</b:Address>
    <b:Guid>{4959161A-3D11-4A54-AA25-09BAEB91089E}</b:Guid>
    <b:RefOrder>13</b:RefOrder>
  </b:Source>
  <b:Source>
    <b:Tag>Rigby2008OSS13680881368162</b:Tag>
    <b:SourceType>ConferenceProceedings</b:SourceType>
    <b:Author>
      <b:Author>
        <b:NameList>
          <b:Person>
            <b:Last>Rigby</b:Last>
            <b:First>P.</b:First>
          </b:Person>
          <b:Person>
            <b:Last>German</b:Last>
            <b:First>D.</b:First>
          </b:Person>
          <b:Person>
            <b:Last>Storey</b:Last>
            <b:First>M.</b:First>
          </b:Person>
        </b:NameList>
      </b:Author>
    </b:Author>
    <b:Title>Open source software peer review practices: a case study of the apache server</b:Title>
    <b:ConferenceName>Proceedings of ICSE</b:ConferenceName>
    <b:Series>ICSE '08</b:Series>
    <b:Year>2008</b:Year>
    <b:Isbn>978-1-60558-079-1</b:Isbn>
    <b:Location>Leipzig, Germany</b:Location>
    <b:Numpages>10</b:Numpages>
    <b:Url>http://doi.acm.org/10.1145/1368088.1368162</b:Url>
    <b:Doi>10.1145/1368088.1368162</b:Doi>
    <b:Acmid>1368162</b:Acmid>
    <b:Publisher>ACM</b:Publisher>
    <b:Address>New York, NY, USA</b:Address>
    <b:Keywords>inspection, mining software repositories (email), open source software, peer review</b:Keywords>
    <b:Guid>{A5EB9301-19C8-47AE-AF68-9659AE915FE6}</b:Guid>
    <b:RefOrder>16</b:RefOrder>
  </b:Source>
  <b:Source>
    <b:Tag>Tea03</b:Tag>
    <b:SourceType>ConferenceProceedings</b:SourceType>
    <b:Guid>{21BDF462-30AC-47EB-90C3-C27BC9B7C3BF}</b:Guid>
    <b:Title>Conducting on-line surveys in software engineering</b:Title>
    <b:Year>2003</b:Year>
    <b:Author>
      <b:Author>
        <b:NameList>
          <b:Person>
            <b:Last>Punter</b:Last>
            <b:First>T.</b:First>
          </b:Person>
          <b:Person>
            <b:Last>Ciolkowski</b:Last>
            <b:First>M.</b:First>
          </b:Person>
          <b:Person>
            <b:Last>Freimut</b:Last>
            <b:First>B.</b:First>
            <b:Middle>G.</b:Middle>
          </b:Person>
          <b:Person>
            <b:Last>John</b:Last>
            <b:First>I.</b:First>
          </b:Person>
        </b:NameList>
      </b:Author>
    </b:Author>
    <b:ConferenceName>Proc. of International Symposium on Empirical Software Engineering</b:ConferenceName>
    <b:RefOrder>30</b:RefOrder>
  </b:Source>
  <b:Source>
    <b:Tag>Lethbridge05studyingsoftware</b:Tag>
    <b:SourceType>JournalArticle</b:SourceType>
    <b:Author>
      <b:Author>
        <b:NameList>
          <b:Person>
            <b:Last>Lethbridge</b:Last>
            <b:First>T.</b:First>
          </b:Person>
          <b:Person>
            <b:Last>Sim</b:Last>
            <b:First>S.</b:First>
          </b:Person>
          <b:Person>
            <b:Last>Singer</b:Last>
            <b:First>J.</b:First>
          </b:Person>
        </b:NameList>
      </b:Author>
    </b:Author>
    <b:Title>Studying software engineers: Data collection techniques for software field studies</b:Title>
    <b:JournalName>Empirical Software Engineering</b:JournalName>
    <b:Year>2005</b:Year>
    <b:Volume>10</b:Volume>
    <b:Pages>311--341</b:Pages>
    <b:Guid>{D9605EB2-6958-4CDF-96FD-036C01772162}</b:Guid>
    <b:RefOrder>31</b:RefOrder>
  </b:Source>
  <Source>
    <b:Tag>bird2007obi</b:Tag>
    <b:SourceType>ConferenceProceedings</b:SourceType>
    <b:Author>
      <b:Author>
        <b:NameList>
          <b:Person>
            <b:Last>Bird</b:Last>
            <b:First>C.</b:First>
          </b:Person>
          <b:Person>
            <b:Last>Gourley</b:Last>
            <b:First>A.</b:First>
          </b:Person>
          <b:Person>
            <b:Last>Devanbu</b:Last>
            <b:First>P.</b:First>
          </b:Person>
          <b:Person>
            <b:Last>Swaminathan</b:Last>
            <b:First>A.</b:First>
          </b:Person>
          <b:Person>
            <b:Last>Hsu</b:Last>
            <b:First>G.</b:First>
          </b:Person>
        </b:NameList>
      </b:Author>
    </b:Author>
    <b:ConferenceName>International Workshop on Mining Software Repositories</b:ConferenceName>
    <b:Publisher>IEEE Computer Society</b:Publisher>
    <b:Title>Open Borders? Immigration in Open Source Projects</b:Title>
    <b:Year>2007</b:Year>
    <b:Guid>{9E6A57C8-C301-498E-9923-574C937213A7}</b:Guid>
    <b:RefOrder>37</b:RefOrder>
  </Source>
  <b:Source>
    <b:Tag>Ackerman:1984:SII:3541.3543</b:Tag>
    <b:SourceType>ConferenceProceedings</b:SourceType>
    <b:Author>
      <b:Author>
        <b:NameList>
          <b:Person>
            <b:First>A. Frank</b:First>
            <b:Last>Ackerman</b:Last>
          </b:Person>
          <b:Person>
            <b:First>Priscilla J.</b:First>
            <b:Last>Fowler</b:Last>
          </b:Person>
          <b:Person>
            <b:First>Robert G.</b:First>
            <b:Last>Ebenau</b:Last>
          </b:Person>
        </b:NameList>
      </b:Author>
    </b:Author>
    <b:Title>Software inspections and the industrial production of software</b:Title>
    <b:ConferenceName>Proc. of a symposium on Software validation: inspection-testing-verification-alternatives</b:ConferenceName>
    <b:Year>1984</b:Year>
    <b:Isbn>0-444-87593-X</b:Isbn>
    <b:Location>Darmstadt, Germany</b:Location>
    <b:Pages>13--40</b:Pages>
    <b:Numpages>28</b:Numpages>
    <b:Url>http://dl.acm.org/citation.cfm?id=3541.3543</b:Url>
    <b:Acmid>3543</b:Acmid>
    <b:Publisher>Elsevier North-Holland, Inc.</b:Publisher>
    <b:Address>New York, NY, USA</b:Address>
    <b:RefOrder>1</b:RefOrder>
  </b:Source>
  <Source>
    <b:Tag>votta1993does</b:Tag>
    <b:SourceType>JournalArticle</b:SourceType>
    <b:Author>
      <b:Author>
        <b:NameList>
          <b:Person>
            <b:Last>Votta</b:Last>
            <b:First>L.G.</b:First>
          </b:Person>
        </b:NameList>
      </b:Author>
    </b:Author>
    <b:Title>Does every inspection need a meeting?</b:Title>
    <b:JournalName>ACM SIGSOFT Software Engineering Notes</b:JournalName>
    <b:Volume>18</b:Volume>
    <b:Number>5</b:Number>
    <b:Pages>107--114</b:Pages>
    <b:Year>1993</b:Year>
    <b:Publisher>ACM</b:Publisher>
    <b:Guid>{E33D64D3-95FF-4C64-A68C-2F065351DA69}</b:Guid>
    <b:RefOrder>12</b:RefOrder>
  </Source>
  <b:Source>
    <b:Tag>Ack89</b:Tag>
    <b:SourceType>JournalArticle</b:SourceType>
    <b:Guid>{745B1B2E-41A7-4A6B-8A17-A807393CE00A}</b:Guid>
    <b:Author>
      <b:Author>
        <b:NameList>
          <b:Person>
            <b:Last>Ackerman</b:Last>
            <b:First>A.F.</b:First>
          </b:Person>
          <b:Person>
            <b:Last>Buchwald</b:Last>
            <b:First>L.S.</b:First>
          </b:Person>
          <b:Person>
            <b:Last>Lewski</b:Last>
            <b:First>F.H.</b:First>
          </b:Person>
        </b:NameList>
      </b:Author>
    </b:Author>
    <b:Title>Software inspections: an Effective Verification Process</b:Title>
    <b:Year>1989</b:Year>
    <b:JournalName>IEEE Software</b:JournalName>
    <b:RefOrder>2</b:RefOrder>
  </b:Source>
  <b:Source>
    <b:Tag>Fag76</b:Tag>
    <b:SourceType>JournalArticle</b:SourceType>
    <b:Guid>{614E3DA8-1F36-4C52-8496-B398BF93E44B}</b:Guid>
    <b:Author>
      <b:Author>
        <b:NameList>
          <b:Person>
            <b:Last>Fagan</b:Last>
            <b:First>M.E.</b:First>
          </b:Person>
        </b:NameList>
      </b:Author>
    </b:Author>
    <b:Title>Design and code inspections to reduce errors in program development</b:Title>
    <b:Year>1976</b:Year>
    <b:JournalName>IBM Systems Journal</b:JournalName>
    <b:RefOrder>3</b:RefOrder>
  </b:Source>
  <b:Source>
    <b:Tag>Gintell1993SCI645384651463</b:Tag>
    <b:SourceType>ConferenceProceedings</b:SourceType>
    <b:Author>
      <b:Author>
        <b:NameList>
          <b:Person>
            <b:First>John</b:First>
            <b:Last>Gintell</b:Last>
          </b:Person>
          <b:Person>
            <b:First>John</b:First>
            <b:Last>Arnold</b:Last>
          </b:Person>
          <b:Person>
            <b:First>Michael</b:First>
            <b:Last>Houde</b:Last>
          </b:Person>
          <b:Person>
            <b:First>Jacek</b:First>
            <b:Last>Kruszelnicki</b:Last>
          </b:Person>
          <b:Person>
            <b:First>Roland</b:First>
            <b:Last>McKenney</b:Last>
          </b:Person>
          <b:Person>
            <b:First>G\'erard</b:First>
            <b:Last>Memmi</b:Last>
          </b:Person>
        </b:NameList>
      </b:Author>
    </b:Author>
    <b:Title>Scrutiny: A Collaborative Inspection and Review System</b:Title>
    <b:ConferenceName>Proceedings of the 4th European Software Engineering Conference</b:ConferenceName>
    <b:Series>ESEC '93</b:Series>
    <b:Year>1993</b:Year>
    <b:Isbn>3-540-57209-0</b:Isbn>
    <b:Pages>344--360</b:Pages>
    <b:Numpages>17</b:Numpages>
    <b:Url>http://dl.acm.org/citation.cfm?id=645384.651463</b:Url>
    <b:Acmid>651463</b:Acmid>
    <b:Publisher>Springer-Verlag</b:Publisher>
    <b:Address>London, UK, UK</b:Address>
    <b:Guid>{A6298059-4907-4A72-A17A-CD0359EC9698}</b:Guid>
    <b:RefOrder>15</b:RefOrder>
  </b:Source>
  <Source>
    <b:Tag>Ayewah2007UFP12978461297897</b:Tag>
    <b:SourceType>ConferenceProceedings</b:SourceType>
    <b:Author>
      <b:Author>
        <b:NameList>
          <b:Person>
            <b:Last>Ayewah</b:Last>
            <b:First>N.</b:First>
          </b:Person>
          <b:Person>
            <b:Last>Pugh</b:Last>
            <b:First>W.</b:First>
          </b:Person>
          <b:Person>
            <b:Last>Morgenthaler</b:Last>
            <b:First>J.</b:First>
            <b:Middle>D.</b:Middle>
          </b:Person>
          <b:Person>
            <b:Last>Penix</b:Last>
            <b:First>J.</b:First>
          </b:Person>
          <b:Person>
            <b:Last>Zhou</b:Last>
            <b:First>Y.</b:First>
          </b:Person>
        </b:NameList>
      </b:Author>
    </b:Author>
    <b:Title>Using FindBugs on production software</b:Title>
    <b:ConferenceName>OOPSLA '07</b:ConferenceName>
    <b:Series>OOPSLA '07</b:Series>
    <b:Year>2007</b:Year>
    <b:Isbn>978-1-59593-865-7</b:Isbn>
    <b:Location>Montreal, Quebec, Canada</b:Location>
    <b:Numpages>2</b:Numpages>
    <b:Url>http://doi.acm.org/10.1145/1297846.1297897</b:Url>
    <b:Doi>10.1145/1297846.1297897</b:Doi>
    <b:Acmid>1297897</b:Acmid>
    <b:Publisher>ACM</b:Publisher>
    <b:Address>New York, NY, USA</b:Address>
    <b:Keywords>FindBugs, Google, Java, bug patterns, bugs, false positives, software defects, software quality, static analysis</b:Keywords>
    <b:Guid>{9685B555-CE31-449E-B52A-4CB9AF34387C}</b:Guid>
    <b:RefOrder>32</b:RefOrder>
  </Source>
  <b:Source>
    <b:Tag>5070996</b:Tag>
    <b:SourceType>ConferenceProceedings</b:SourceType>
    <b:Author>
      <b:Author>
        <b:NameList>
          <b:Person>
            <b:First>A.</b:First>
            <b:Last>Sutherland</b:Last>
          </b:Person>
          <b:Person>
            <b:First>G.</b:First>
            <b:Last>Venolia</b:Last>
          </b:Person>
        </b:NameList>
      </b:Author>
    </b:Author>
    <b:ConferenceName>Proceedings of ICSE</b:ConferenceName>
    <b:Title>Can peer code reviews be exploited for later information needs?</b:Title>
    <b:Year>2009</b:Year>
    <b:Month>may</b:Month>
    <b:Keywords>Microsoft;collocated development environment;electronic communication;face-to-face communication;information needs;knowledge exchange;peer code review;software product team;software quality;program debugging;program diagnostics;software quality;</b:Keywords>
    <b:Doi>10.1109/ICSE-COMPANION.2009.5070996</b:Doi>
    <b:Guid>{7E870ED4-C67E-40E9-92B1-F76840977F0F}</b:Guid>
    <b:RefOrder>17</b:RefOrder>
  </b:Source>
  <b:Source>
    <b:Tag>LaToza2006MMM11342851134355</b:Tag>
    <b:SourceType>ConferenceProceedings</b:SourceType>
    <b:Author>
      <b:Author>
        <b:NameList>
          <b:Person>
            <b:Last>LaToza</b:Last>
            <b:First>T.</b:First>
          </b:Person>
          <b:Person>
            <b:Last>Venolia</b:Last>
            <b:First>G.</b:First>
          </b:Person>
          <b:Person>
            <b:Last>DeLine</b:Last>
            <b:First>R.</b:First>
          </b:Person>
        </b:NameList>
      </b:Author>
    </b:Author>
    <b:Title>Maintaining mental models: a study of developer work habits</b:Title>
    <b:ConferenceName>Proceedings of ICSE</b:ConferenceName>
    <b:Series>ICSE '06</b:Series>
    <b:Year>2006</b:Year>
    <b:Isbn>1-59593-375-1</b:Isbn>
    <b:Location>Shanghai, China</b:Location>
    <b:Numpages>10</b:Numpages>
    <b:Url>http://doi.acm.org/10.1145/1134285.1134355</b:Url>
    <b:Doi>10.1145/1134285.1134355</b:Doi>
    <b:Acmid>1134355</b:Acmid>
    <b:Publisher>ACM</b:Publisher>
    <b:Address>New York, NY, USA</b:Address>
    <b:Keywords>agile software development, code duplication, code ownership, communication, debugging, interruptions</b:Keywords>
    <b:Guid>{CD19D5B3-FAFE-4EF1-8CE0-DCDFCBD08D02}</b:Guid>
    <b:RefOrder>18</b:RefOrder>
  </b:Source>
</b:Sources>
</file>

<file path=customXml/itemProps1.xml><?xml version="1.0" encoding="utf-8"?>
<ds:datastoreItem xmlns:ds="http://schemas.openxmlformats.org/officeDocument/2006/customXml" ds:itemID="{0FD48C8C-6DF3-4059-B41D-9787FACDC4D1}">
  <ds:schemaRefs>
    <ds:schemaRef ds:uri="http://schemas.microsoft.com/sharepoint/v3/contenttype/forms"/>
  </ds:schemaRefs>
</ds:datastoreItem>
</file>

<file path=customXml/itemProps2.xml><?xml version="1.0" encoding="utf-8"?>
<ds:datastoreItem xmlns:ds="http://schemas.openxmlformats.org/officeDocument/2006/customXml" ds:itemID="{749EE291-4F59-42EC-B0AC-F2EF174C7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BB1EFC8-B27B-404F-8B82-09533DBDD1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AA4172-3B85-4C26-9643-D57EE47C6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8809</Words>
  <Characters>50217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Microsoft Corporation</Company>
  <LinksUpToDate>false</LinksUpToDate>
  <CharactersWithSpaces>58909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Christian Bird</cp:lastModifiedBy>
  <cp:revision>2</cp:revision>
  <cp:lastPrinted>2012-08-18T08:39:00Z</cp:lastPrinted>
  <dcterms:created xsi:type="dcterms:W3CDTF">2013-01-05T08:16:00Z</dcterms:created>
  <dcterms:modified xsi:type="dcterms:W3CDTF">2013-01-05T08:16:00Z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0x010100F2B0B5C52E3C794D922E6B231371D1AB</vt:lpwstr>
  </property>
</Properties>
</file>